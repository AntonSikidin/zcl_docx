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514323" w14:textId="519C29C1" w:rsidR="00AB67E9" w:rsidRDefault="0006445B">
      <w:pPr>
        <w:rPr>
          <w:lang w:val="en-US"/>
        </w:rPr>
      </w:pPr>
      <w:r>
        <w:rPr>
          <w:lang w:val="en-US"/>
        </w:rPr>
        <w:t xml:space="preserve">Tool to create Microsoft Word </w:t>
      </w:r>
      <w:proofErr w:type="spellStart"/>
      <w:r>
        <w:rPr>
          <w:lang w:val="en-US"/>
        </w:rPr>
        <w:t>docx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abap</w:t>
      </w:r>
      <w:proofErr w:type="spellEnd"/>
      <w:r>
        <w:rPr>
          <w:lang w:val="en-US"/>
        </w:rPr>
        <w:t>.</w:t>
      </w:r>
    </w:p>
    <w:p w14:paraId="498D473A" w14:textId="77777777" w:rsidR="00ED4E75" w:rsidRDefault="00ED4E75">
      <w:pPr>
        <w:rPr>
          <w:lang w:val="en-US"/>
        </w:rPr>
      </w:pPr>
    </w:p>
    <w:p w14:paraId="6EFAA136" w14:textId="085F42AB" w:rsidR="0006445B" w:rsidRDefault="00ED4E75">
      <w:pPr>
        <w:rPr>
          <w:lang w:val="en-US"/>
        </w:rPr>
      </w:pPr>
      <w:r>
        <w:rPr>
          <w:lang w:val="en-US"/>
        </w:rPr>
        <w:t>I</w:t>
      </w:r>
      <w:r w:rsidR="00FC7093">
        <w:rPr>
          <w:lang w:val="en-US"/>
        </w:rPr>
        <w:t>nstallation</w:t>
      </w:r>
    </w:p>
    <w:p w14:paraId="355722E7" w14:textId="36BC9176" w:rsidR="00ED4E75" w:rsidRPr="00DE44FA" w:rsidRDefault="00ED4E75">
      <w:pPr>
        <w:rPr>
          <w:lang w:val="en-US"/>
        </w:rPr>
      </w:pPr>
      <w:r>
        <w:rPr>
          <w:lang w:val="en-US"/>
        </w:rPr>
        <w:t xml:space="preserve">Install package via ABAPGIT </w:t>
      </w:r>
      <w:hyperlink r:id="rId5" w:history="1">
        <w:r w:rsidRPr="00ED4E75">
          <w:rPr>
            <w:rStyle w:val="a3"/>
            <w:lang w:val="en-US"/>
          </w:rPr>
          <w:t>https://docs.abapgit.org/guide-install.html</w:t>
        </w:r>
      </w:hyperlink>
    </w:p>
    <w:p w14:paraId="7B252F69" w14:textId="5C98BD4A" w:rsidR="00ED4E75" w:rsidRDefault="00ED4E75">
      <w:pPr>
        <w:rPr>
          <w:lang w:val="en-US"/>
        </w:rPr>
      </w:pPr>
    </w:p>
    <w:p w14:paraId="6AA29A52" w14:textId="74B6F1BB" w:rsidR="00ED4E75" w:rsidRDefault="009C1BDD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26C25D" wp14:editId="6571030D">
            <wp:extent cx="2524125" cy="714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856D" w14:textId="105F6F0E" w:rsidR="009C1BDD" w:rsidRDefault="009C1BDD">
      <w:pPr>
        <w:rPr>
          <w:lang w:val="en-US"/>
        </w:rPr>
      </w:pPr>
    </w:p>
    <w:p w14:paraId="3834385D" w14:textId="5FDD6CBA" w:rsidR="009C1BDD" w:rsidRDefault="009C1BDD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D3C1349" wp14:editId="644E4238">
            <wp:extent cx="5934075" cy="1266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01FF" w14:textId="05A73E6A" w:rsidR="009C1BDD" w:rsidRDefault="009C1BDD">
      <w:pPr>
        <w:rPr>
          <w:lang w:val="en-US"/>
        </w:rPr>
      </w:pPr>
    </w:p>
    <w:p w14:paraId="7C122B91" w14:textId="33F29F77" w:rsidR="009C1BDD" w:rsidRDefault="009C1BDD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8260018" wp14:editId="659E0CC7">
            <wp:extent cx="1085850" cy="466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6015" w14:textId="5B6DBE9F" w:rsidR="00A142AA" w:rsidRDefault="00A035D9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8AD710C" wp14:editId="2F1889DD">
            <wp:extent cx="5530215" cy="4154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2165" w14:textId="3298A414" w:rsidR="00A142AA" w:rsidRDefault="00A142AA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D2819C" wp14:editId="12548556">
            <wp:extent cx="1200150" cy="485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B6ADC" w14:textId="109F3A5D" w:rsidR="009373C2" w:rsidRDefault="009373C2">
      <w:pPr>
        <w:rPr>
          <w:lang w:val="en-US"/>
        </w:rPr>
      </w:pPr>
    </w:p>
    <w:p w14:paraId="478EBD5A" w14:textId="3006707E" w:rsidR="009373C2" w:rsidRDefault="00FA731E">
      <w:pPr>
        <w:rPr>
          <w:lang w:val="en-US"/>
        </w:rPr>
      </w:pPr>
      <w:ins w:id="0" w:author="Нина Дугиль" w:date="2020-02-10T12:13:00Z">
        <w:r w:rsidRPr="00FA731E">
          <w:rPr>
            <w:lang w:val="en-US"/>
          </w:rPr>
          <w:t>Where there are mistakes</w:t>
        </w:r>
      </w:ins>
      <w:del w:id="1" w:author="Нина Дугиль" w:date="2020-02-10T12:13:00Z">
        <w:r w:rsidR="009373C2" w:rsidDel="00FA731E">
          <w:rPr>
            <w:lang w:val="en-US"/>
          </w:rPr>
          <w:delText>I don’t know why, but some times you have errors</w:delText>
        </w:r>
      </w:del>
      <w:r w:rsidR="009373C2">
        <w:rPr>
          <w:lang w:val="en-US"/>
        </w:rPr>
        <w:t xml:space="preserve">, just click </w:t>
      </w:r>
      <w:proofErr w:type="spellStart"/>
      <w:r w:rsidR="009373C2">
        <w:rPr>
          <w:lang w:val="en-US"/>
        </w:rPr>
        <w:t>Pull_zip</w:t>
      </w:r>
      <w:proofErr w:type="spellEnd"/>
      <w:r w:rsidR="009373C2">
        <w:rPr>
          <w:lang w:val="en-US"/>
        </w:rPr>
        <w:t xml:space="preserve"> twice.</w:t>
      </w:r>
    </w:p>
    <w:p w14:paraId="799089BD" w14:textId="055514CB" w:rsidR="009373C2" w:rsidRPr="00FA731E" w:rsidRDefault="009373C2">
      <w:pPr>
        <w:rPr>
          <w:rPrChange w:id="2" w:author="Нина Дугиль" w:date="2020-02-10T12:16:00Z">
            <w:rPr>
              <w:lang w:val="en-US"/>
            </w:rPr>
          </w:rPrChange>
        </w:rPr>
      </w:pPr>
    </w:p>
    <w:p w14:paraId="2C0B7060" w14:textId="0A7046F6" w:rsidR="00A4290D" w:rsidRPr="00FA731E" w:rsidRDefault="00A27909">
      <w:pPr>
        <w:rPr>
          <w:rPrChange w:id="3" w:author="Нина Дугиль" w:date="2020-02-10T12:19:00Z">
            <w:rPr>
              <w:lang w:val="en-US"/>
            </w:rPr>
          </w:rPrChange>
        </w:rPr>
      </w:pPr>
      <w:r>
        <w:rPr>
          <w:lang w:val="en-US"/>
        </w:rPr>
        <w:t>For example</w:t>
      </w:r>
      <w:ins w:id="4" w:author="Нина Дугиль" w:date="2020-02-10T12:17:00Z">
        <w:r w:rsidR="00FA731E" w:rsidRPr="00FA731E">
          <w:rPr>
            <w:lang w:val="en-US"/>
            <w:rPrChange w:id="5" w:author="Нина Дугиль" w:date="2020-02-10T12:18:00Z">
              <w:rPr/>
            </w:rPrChange>
          </w:rPr>
          <w:t xml:space="preserve">, </w:t>
        </w:r>
      </w:ins>
      <w:ins w:id="6" w:author="Нина Дугиль" w:date="2020-02-10T12:18:00Z">
        <w:r w:rsidR="00FA731E">
          <w:rPr>
            <w:lang w:val="en-US"/>
          </w:rPr>
          <w:t>the following document should be created</w:t>
        </w:r>
      </w:ins>
      <w:del w:id="7" w:author="Нина Дугиль" w:date="2020-02-10T12:18:00Z">
        <w:r w:rsidDel="00FA731E">
          <w:rPr>
            <w:lang w:val="en-US"/>
          </w:rPr>
          <w:delText xml:space="preserve"> we would like to create document like this</w:delText>
        </w:r>
      </w:del>
      <w:ins w:id="8" w:author="Нина Дугиль" w:date="2020-02-10T12:18:00Z">
        <w:r w:rsidR="00FA731E">
          <w:rPr>
            <w:lang w:val="en-US"/>
          </w:rPr>
          <w:t>:</w:t>
        </w:r>
      </w:ins>
    </w:p>
    <w:p w14:paraId="40B50722" w14:textId="7BDF8894" w:rsidR="00A27909" w:rsidRDefault="00A27909">
      <w:pPr>
        <w:rPr>
          <w:lang w:val="en-US"/>
        </w:rPr>
      </w:pPr>
    </w:p>
    <w:p w14:paraId="49877ED1" w14:textId="5D95381D" w:rsidR="00A27909" w:rsidRDefault="00A27909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75370F3" wp14:editId="2C1116A5">
            <wp:extent cx="5934075" cy="5114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9431" w14:textId="6BBFE59A" w:rsidR="00566ABB" w:rsidRDefault="00566ABB">
      <w:pPr>
        <w:rPr>
          <w:lang w:val="en-US"/>
        </w:rPr>
      </w:pPr>
    </w:p>
    <w:p w14:paraId="3BD841ED" w14:textId="4CCDDCC3" w:rsidR="00566ABB" w:rsidRDefault="00566ABB">
      <w:pPr>
        <w:rPr>
          <w:lang w:val="en-US"/>
        </w:rPr>
      </w:pPr>
      <w:del w:id="9" w:author="Нина Дугиль" w:date="2020-02-10T12:20:00Z">
        <w:r w:rsidDel="00C76369">
          <w:rPr>
            <w:lang w:val="en-US"/>
          </w:rPr>
          <w:delText>At first</w:delText>
        </w:r>
      </w:del>
      <w:ins w:id="10" w:author="Нина Дугиль" w:date="2020-02-10T12:20:00Z">
        <w:r w:rsidR="00C76369">
          <w:rPr>
            <w:lang w:val="en-US"/>
          </w:rPr>
          <w:t>Initially,</w:t>
        </w:r>
      </w:ins>
      <w:r>
        <w:rPr>
          <w:lang w:val="en-US"/>
        </w:rPr>
        <w:t xml:space="preserve"> de</w:t>
      </w:r>
      <w:ins w:id="11" w:author="Нина Дугиль" w:date="2020-02-10T12:20:00Z">
        <w:r w:rsidR="00C76369">
          <w:rPr>
            <w:lang w:val="en-US"/>
          </w:rPr>
          <w:t>fine</w:t>
        </w:r>
      </w:ins>
      <w:del w:id="12" w:author="Нина Дугиль" w:date="2020-02-10T12:20:00Z">
        <w:r w:rsidDel="00C76369">
          <w:rPr>
            <w:lang w:val="en-US"/>
          </w:rPr>
          <w:delText>tect</w:delText>
        </w:r>
      </w:del>
      <w:r>
        <w:rPr>
          <w:lang w:val="en-US"/>
        </w:rPr>
        <w:t xml:space="preserve"> variable</w:t>
      </w:r>
      <w:ins w:id="13" w:author="Нина Дугиль" w:date="2020-02-10T12:20:00Z">
        <w:r w:rsidR="00C76369">
          <w:rPr>
            <w:lang w:val="en-US"/>
          </w:rPr>
          <w:t>s</w:t>
        </w:r>
      </w:ins>
      <w:r>
        <w:rPr>
          <w:lang w:val="en-US"/>
        </w:rPr>
        <w:t xml:space="preserve"> and repeated parts</w:t>
      </w:r>
    </w:p>
    <w:p w14:paraId="3D2D126E" w14:textId="79221FF4" w:rsidR="001E757E" w:rsidRDefault="001E757E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D83893E" wp14:editId="340A6658">
            <wp:extent cx="1866900" cy="99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BCC4" w14:textId="6D07A0CF" w:rsidR="00E87890" w:rsidRPr="00C76369" w:rsidRDefault="00E87890">
      <w:pPr>
        <w:rPr>
          <w:rPrChange w:id="14" w:author="Нина Дугиль" w:date="2020-02-10T12:21:00Z">
            <w:rPr>
              <w:lang w:val="en-US"/>
            </w:rPr>
          </w:rPrChange>
        </w:rPr>
      </w:pPr>
      <w:r>
        <w:rPr>
          <w:lang w:val="en-US"/>
        </w:rPr>
        <w:t>Variable – simple text.</w:t>
      </w:r>
    </w:p>
    <w:p w14:paraId="58B129AC" w14:textId="200DB2FF" w:rsidR="00E87890" w:rsidRDefault="00E87890">
      <w:pPr>
        <w:rPr>
          <w:lang w:val="en-US"/>
        </w:rPr>
      </w:pPr>
      <w:r>
        <w:rPr>
          <w:lang w:val="en-US"/>
        </w:rPr>
        <w:lastRenderedPageBreak/>
        <w:t>Table line – contain</w:t>
      </w:r>
      <w:ins w:id="15" w:author="Нина Дугиль" w:date="2020-02-10T12:21:00Z">
        <w:r w:rsidR="00C76369">
          <w:rPr>
            <w:lang w:val="en-US"/>
          </w:rPr>
          <w:t>s</w:t>
        </w:r>
      </w:ins>
      <w:r>
        <w:rPr>
          <w:lang w:val="en-US"/>
        </w:rPr>
        <w:t xml:space="preserve"> table row that may co</w:t>
      </w:r>
      <w:ins w:id="16" w:author="Нина Дугиль" w:date="2020-02-10T12:21:00Z">
        <w:r w:rsidR="00C76369">
          <w:rPr>
            <w:lang w:val="en-US"/>
          </w:rPr>
          <w:t>nsist of</w:t>
        </w:r>
      </w:ins>
      <w:del w:id="17" w:author="Нина Дугиль" w:date="2020-02-10T12:21:00Z">
        <w:r w:rsidDel="00C76369">
          <w:rPr>
            <w:lang w:val="en-US"/>
          </w:rPr>
          <w:delText>ntain</w:delText>
        </w:r>
      </w:del>
      <w:r>
        <w:rPr>
          <w:lang w:val="en-US"/>
        </w:rPr>
        <w:t xml:space="preserve"> several or zero variables and text.</w:t>
      </w:r>
    </w:p>
    <w:p w14:paraId="38DABACF" w14:textId="11926D36" w:rsidR="00E87890" w:rsidRPr="00C76369" w:rsidRDefault="00E87890">
      <w:pPr>
        <w:rPr>
          <w:lang w:val="en-US"/>
          <w:rPrChange w:id="18" w:author="Нина Дугиль" w:date="2020-02-10T12:22:00Z">
            <w:rPr>
              <w:lang w:val="en-US"/>
            </w:rPr>
          </w:rPrChange>
        </w:rPr>
      </w:pPr>
      <w:r>
        <w:rPr>
          <w:lang w:val="en-US"/>
        </w:rPr>
        <w:t>Document – contain several or zero texts, variables</w:t>
      </w:r>
      <w:del w:id="19" w:author="Нина Дугиль" w:date="2020-02-10T12:22:00Z">
        <w:r w:rsidDel="00C76369">
          <w:rPr>
            <w:lang w:val="en-US"/>
          </w:rPr>
          <w:delText>,  table</w:delText>
        </w:r>
      </w:del>
      <w:ins w:id="20" w:author="Нина Дугиль" w:date="2020-02-10T12:22:00Z">
        <w:r w:rsidR="00C76369">
          <w:rPr>
            <w:lang w:val="en-US"/>
          </w:rPr>
          <w:t>, table</w:t>
        </w:r>
      </w:ins>
      <w:r>
        <w:rPr>
          <w:lang w:val="en-US"/>
        </w:rPr>
        <w:t xml:space="preserve"> row</w:t>
      </w:r>
      <w:ins w:id="21" w:author="Нина Дугиль" w:date="2020-02-10T12:22:00Z">
        <w:r w:rsidR="00C76369" w:rsidRPr="00C76369">
          <w:rPr>
            <w:lang w:val="en-US"/>
            <w:rPrChange w:id="22" w:author="Нина Дугиль" w:date="2020-02-10T12:22:00Z">
              <w:rPr/>
            </w:rPrChange>
          </w:rPr>
          <w:t>.</w:t>
        </w:r>
      </w:ins>
    </w:p>
    <w:p w14:paraId="4BB50F2A" w14:textId="39746A50" w:rsidR="00E87890" w:rsidRDefault="00E87890">
      <w:pPr>
        <w:rPr>
          <w:lang w:val="en-US"/>
        </w:rPr>
      </w:pPr>
    </w:p>
    <w:p w14:paraId="2C43C20A" w14:textId="5F2878BC" w:rsidR="004E541D" w:rsidRDefault="00C76369">
      <w:pPr>
        <w:rPr>
          <w:lang w:val="en-US"/>
        </w:rPr>
      </w:pPr>
      <w:ins w:id="23" w:author="Нина Дугиль" w:date="2020-02-10T12:25:00Z">
        <w:r>
          <w:rPr>
            <w:lang w:val="en-US"/>
          </w:rPr>
          <w:t>W</w:t>
        </w:r>
      </w:ins>
      <w:del w:id="24" w:author="Нина Дугиль" w:date="2020-02-10T12:25:00Z">
        <w:r w:rsidR="004E541D" w:rsidDel="00C76369">
          <w:rPr>
            <w:lang w:val="en-US"/>
          </w:rPr>
          <w:delText>And w</w:delText>
        </w:r>
      </w:del>
      <w:r w:rsidR="004E541D">
        <w:rPr>
          <w:lang w:val="en-US"/>
        </w:rPr>
        <w:t xml:space="preserve">e have something like this </w:t>
      </w:r>
    </w:p>
    <w:p w14:paraId="49AD99EB" w14:textId="70A079C6" w:rsidR="004E541D" w:rsidRDefault="004E541D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D56D975" wp14:editId="23CED54B">
            <wp:extent cx="5934075" cy="528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9A8A" w14:textId="7C71727A" w:rsidR="00E87890" w:rsidRDefault="00E87890">
      <w:pPr>
        <w:rPr>
          <w:lang w:val="en-US"/>
        </w:rPr>
      </w:pPr>
    </w:p>
    <w:p w14:paraId="2741A410" w14:textId="63BC7420" w:rsidR="00E87890" w:rsidRDefault="00E87890">
      <w:pPr>
        <w:rPr>
          <w:lang w:val="en-US"/>
        </w:rPr>
      </w:pPr>
      <w:r>
        <w:rPr>
          <w:lang w:val="en-US"/>
        </w:rPr>
        <w:t>Let reduce our document</w:t>
      </w:r>
    </w:p>
    <w:p w14:paraId="4FBFE290" w14:textId="0F63A095" w:rsidR="00E87890" w:rsidRDefault="00E87890">
      <w:pPr>
        <w:rPr>
          <w:lang w:val="en-US"/>
        </w:rPr>
      </w:pPr>
    </w:p>
    <w:p w14:paraId="7C1427AD" w14:textId="7274C728" w:rsidR="00E87890" w:rsidRDefault="00E87890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35D3478" wp14:editId="62E45542">
            <wp:extent cx="5934075" cy="4029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9105" w14:textId="266EE97B" w:rsidR="00A77724" w:rsidRDefault="00C92B56">
      <w:pPr>
        <w:rPr>
          <w:lang w:val="en-US"/>
        </w:rPr>
      </w:pPr>
      <w:r>
        <w:rPr>
          <w:lang w:val="en-US"/>
        </w:rPr>
        <w:br w:type="page"/>
      </w:r>
    </w:p>
    <w:p w14:paraId="1BFAB002" w14:textId="1A984880" w:rsidR="00A77724" w:rsidRDefault="00A77724">
      <w:pPr>
        <w:rPr>
          <w:lang w:val="en-US"/>
        </w:rPr>
      </w:pPr>
      <w:r>
        <w:rPr>
          <w:lang w:val="en-US"/>
        </w:rPr>
        <w:lastRenderedPageBreak/>
        <w:t>Structure of data for our document</w:t>
      </w:r>
      <w:ins w:id="25" w:author="Нина Дугиль" w:date="2020-02-10T12:26:00Z">
        <w:r w:rsidR="00C76369" w:rsidRPr="00C76369">
          <w:rPr>
            <w:lang w:val="en-US"/>
            <w:rPrChange w:id="26" w:author="Нина Дугиль" w:date="2020-02-10T12:28:00Z">
              <w:rPr/>
            </w:rPrChange>
          </w:rPr>
          <w:t xml:space="preserve"> </w:t>
        </w:r>
        <w:proofErr w:type="spellStart"/>
        <w:r w:rsidR="00C76369">
          <w:rPr>
            <w:lang w:val="en-US"/>
          </w:rPr>
          <w:t>shoudt</w:t>
        </w:r>
      </w:ins>
      <w:proofErr w:type="spellEnd"/>
      <w:r>
        <w:rPr>
          <w:lang w:val="en-US"/>
        </w:rPr>
        <w:t xml:space="preserve"> be like </w:t>
      </w:r>
    </w:p>
    <w:p w14:paraId="194047B2" w14:textId="0B37AAF6" w:rsidR="00A77724" w:rsidRPr="000A485F" w:rsidRDefault="00A77724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 w:rsidR="000A485F"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name</w:t>
      </w:r>
    </w:p>
    <w:p w14:paraId="66BF7296" w14:textId="232DACEB" w:rsidR="000A485F" w:rsidRPr="00A77724" w:rsidRDefault="000A485F" w:rsidP="000A485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date</w:t>
      </w:r>
    </w:p>
    <w:p w14:paraId="3CFCE99B" w14:textId="2A27A58E" w:rsidR="000A485F" w:rsidRPr="00A77724" w:rsidRDefault="000A485F" w:rsidP="000A485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time</w:t>
      </w:r>
    </w:p>
    <w:p w14:paraId="000A34E5" w14:textId="4E6ACF3A" w:rsidR="000A485F" w:rsidRPr="00A77724" w:rsidRDefault="000A485F" w:rsidP="000A485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document1</w:t>
      </w:r>
    </w:p>
    <w:p w14:paraId="520B327B" w14:textId="37214692" w:rsidR="00A77724" w:rsidRDefault="00C92B56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├</w:t>
      </w:r>
      <w:r w:rsidR="00A77724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── </w:t>
      </w:r>
      <w:r w:rsidR="000A485F"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data_row</w:t>
      </w:r>
    </w:p>
    <w:p w14:paraId="50C7E326" w14:textId="28B446A2" w:rsidR="000A485F" w:rsidRPr="000A485F" w:rsidRDefault="00C92B56" w:rsidP="000A485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="000A485F"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="000A485F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="000A485F"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0A485F"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</w:t>
      </w:r>
    </w:p>
    <w:p w14:paraId="1BD542EC" w14:textId="43E63E64" w:rsidR="000A485F" w:rsidRPr="000A485F" w:rsidRDefault="00C92B56" w:rsidP="000A485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="000A485F"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="000A485F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="000A485F"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0A485F" w:rsidRPr="000A485F">
        <w:rPr>
          <w:rStyle w:val="l0s521"/>
          <w:lang w:val="en-US"/>
        </w:rPr>
        <w:t>CLASS</w:t>
      </w:r>
    </w:p>
    <w:p w14:paraId="5645C2BA" w14:textId="43BF7AAB" w:rsidR="000A485F" w:rsidRPr="000A485F" w:rsidRDefault="00C92B56" w:rsidP="000A485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="000A485F"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="000A485F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="000A485F"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0A485F"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FORCURAM</w:t>
      </w:r>
    </w:p>
    <w:p w14:paraId="4D4C41A5" w14:textId="46340C6C" w:rsidR="000A485F" w:rsidRPr="000A485F" w:rsidRDefault="00C92B56" w:rsidP="000A485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="000A485F"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="000A485F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="000A485F"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bookmarkStart w:id="27" w:name="_Hlk32103141"/>
      <w:r w:rsidR="000A485F"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LOCCURAM</w:t>
      </w:r>
      <w:bookmarkEnd w:id="27"/>
    </w:p>
    <w:p w14:paraId="017F3C40" w14:textId="5DEFDDFE" w:rsidR="000A485F" w:rsidRPr="000A485F" w:rsidRDefault="00C92B56" w:rsidP="000A485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="000A485F"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="000A485F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="000A485F"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0A485F"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LOCCURKEY</w:t>
      </w:r>
    </w:p>
    <w:p w14:paraId="36B6F3DF" w14:textId="0119FEAB" w:rsidR="000A485F" w:rsidRDefault="000A485F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</w:t>
      </w:r>
      <w:r w:rsidR="00C92B56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ORDER_DATE</w:t>
      </w:r>
    </w:p>
    <w:p w14:paraId="5D4BA6EF" w14:textId="47C3921C" w:rsidR="00C92B56" w:rsidRDefault="00C92B56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 .</w:t>
      </w:r>
    </w:p>
    <w:p w14:paraId="244F60E1" w14:textId="77777777" w:rsidR="00C92B56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 .</w:t>
      </w:r>
    </w:p>
    <w:p w14:paraId="1EB0599B" w14:textId="77777777" w:rsidR="00C92B56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data_row</w:t>
      </w:r>
    </w:p>
    <w:p w14:paraId="6E6A5C68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</w:t>
      </w:r>
    </w:p>
    <w:p w14:paraId="0167FE77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Style w:val="l0s521"/>
          <w:lang w:val="en-US"/>
        </w:rPr>
        <w:t>CLASS</w:t>
      </w:r>
    </w:p>
    <w:p w14:paraId="0D99D84D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FORCURAM</w:t>
      </w:r>
    </w:p>
    <w:p w14:paraId="620BB6DF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LOCCURAM</w:t>
      </w:r>
    </w:p>
    <w:p w14:paraId="7673777E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LOCCURKEY</w:t>
      </w:r>
    </w:p>
    <w:p w14:paraId="170B11A3" w14:textId="14446B96" w:rsidR="00C92B56" w:rsidRPr="00A77724" w:rsidRDefault="00C92B56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ORDER_DATE</w:t>
      </w:r>
    </w:p>
    <w:p w14:paraId="129C8914" w14:textId="65E2B6CC" w:rsidR="00A77724" w:rsidRPr="000A485F" w:rsidRDefault="00A77724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└── </w:t>
      </w:r>
      <w:r w:rsidR="000A485F"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subtotal</w:t>
      </w:r>
    </w:p>
    <w:p w14:paraId="458BA153" w14:textId="42CE51FD" w:rsidR="000A485F" w:rsidRPr="000A485F" w:rsidRDefault="000A485F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FORCURKEY</w:t>
      </w:r>
    </w:p>
    <w:p w14:paraId="3654466B" w14:textId="1FE016C9" w:rsidR="000A485F" w:rsidRDefault="000A485F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LOCCURAM</w:t>
      </w:r>
    </w:p>
    <w:p w14:paraId="72D6E6D2" w14:textId="3A7ECDD6" w:rsidR="00C92B56" w:rsidRDefault="00C92B56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.</w:t>
      </w:r>
    </w:p>
    <w:p w14:paraId="1FD1C13F" w14:textId="77777777" w:rsidR="00C92B56" w:rsidRPr="00A77724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.</w:t>
      </w:r>
    </w:p>
    <w:p w14:paraId="2E49EDE0" w14:textId="77777777" w:rsidR="00C92B56" w:rsidRPr="00A77724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document1</w:t>
      </w:r>
    </w:p>
    <w:p w14:paraId="65377D18" w14:textId="77777777" w:rsidR="00C92B56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data_row</w:t>
      </w:r>
    </w:p>
    <w:p w14:paraId="1CC6EFF1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</w:t>
      </w:r>
    </w:p>
    <w:p w14:paraId="16EFAB72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Style w:val="l0s521"/>
          <w:lang w:val="en-US"/>
        </w:rPr>
        <w:t>CLASS</w:t>
      </w:r>
    </w:p>
    <w:p w14:paraId="0391056A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FORCURAM</w:t>
      </w:r>
    </w:p>
    <w:p w14:paraId="6D89748B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LOCCURAM</w:t>
      </w:r>
    </w:p>
    <w:p w14:paraId="4D48EBCF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LOCCURKEY</w:t>
      </w:r>
    </w:p>
    <w:p w14:paraId="018B5306" w14:textId="77777777" w:rsidR="00C92B56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ORDER_DATE</w:t>
      </w:r>
    </w:p>
    <w:p w14:paraId="58FCB318" w14:textId="77777777" w:rsidR="00C92B56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 .</w:t>
      </w:r>
    </w:p>
    <w:p w14:paraId="716F761C" w14:textId="77777777" w:rsidR="00C92B56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 .</w:t>
      </w:r>
    </w:p>
    <w:p w14:paraId="5C130608" w14:textId="77777777" w:rsidR="00C92B56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data_row</w:t>
      </w:r>
    </w:p>
    <w:p w14:paraId="60DB5678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</w:t>
      </w:r>
    </w:p>
    <w:p w14:paraId="59911335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Style w:val="l0s521"/>
          <w:lang w:val="en-US"/>
        </w:rPr>
        <w:t>CLASS</w:t>
      </w:r>
    </w:p>
    <w:p w14:paraId="2D9ABB63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FORCURAM</w:t>
      </w:r>
    </w:p>
    <w:p w14:paraId="2413845B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LOCCURAM</w:t>
      </w:r>
    </w:p>
    <w:p w14:paraId="1BC9642A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LOCCURKEY</w:t>
      </w:r>
    </w:p>
    <w:p w14:paraId="18144F37" w14:textId="77777777" w:rsidR="00C92B56" w:rsidRPr="00A77724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ORDER_DATE</w:t>
      </w:r>
    </w:p>
    <w:p w14:paraId="5E2FAE0C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└──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subtotal</w:t>
      </w:r>
    </w:p>
    <w:p w14:paraId="6634DD9F" w14:textId="77777777" w:rsidR="00C92B56" w:rsidRPr="000A485F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FORCURKEY</w:t>
      </w:r>
    </w:p>
    <w:p w14:paraId="2DAB4DBB" w14:textId="14036208" w:rsidR="00C92B56" w:rsidRDefault="00C92B56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LOCCURAM</w:t>
      </w:r>
    </w:p>
    <w:p w14:paraId="08D7EDB2" w14:textId="7095B84F" w:rsidR="005B60CE" w:rsidRPr="000A485F" w:rsidRDefault="005B60CE" w:rsidP="005B60C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total </w:t>
      </w:r>
    </w:p>
    <w:p w14:paraId="5EC67BC3" w14:textId="77777777" w:rsidR="005B60CE" w:rsidRPr="000A485F" w:rsidRDefault="005B60CE" w:rsidP="005B60C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FORCURKEY</w:t>
      </w:r>
    </w:p>
    <w:p w14:paraId="7F86C738" w14:textId="77777777" w:rsidR="005B60CE" w:rsidRDefault="005B60CE" w:rsidP="005B60C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LOCCURAM</w:t>
      </w:r>
    </w:p>
    <w:p w14:paraId="1A43896D" w14:textId="46EF3C29" w:rsidR="00A77724" w:rsidRPr="00A77724" w:rsidRDefault="00A77724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 w:rsidR="00C92B56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sign</w:t>
      </w:r>
    </w:p>
    <w:p w14:paraId="74EB12FA" w14:textId="77777777" w:rsidR="00861172" w:rsidRDefault="00A77724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├── </w:t>
      </w:r>
      <w:r w:rsidR="00861172" w:rsidRPr="000D605A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NAME_FIRST</w:t>
      </w:r>
      <w:r w:rsidR="00861172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</w:p>
    <w:p w14:paraId="79E0753F" w14:textId="7E422D6D" w:rsidR="00A77724" w:rsidRDefault="00A77724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</w:t>
      </w:r>
      <w:r w:rsidR="00C92B56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── </w:t>
      </w:r>
      <w:r w:rsidR="00861172" w:rsidRPr="000D605A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NAME_LAST</w:t>
      </w:r>
    </w:p>
    <w:p w14:paraId="02BDFF1F" w14:textId="05C145B5" w:rsidR="00C92B56" w:rsidRDefault="00C92B56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.</w:t>
      </w:r>
    </w:p>
    <w:p w14:paraId="04C8FAEE" w14:textId="77777777" w:rsidR="00C92B56" w:rsidRDefault="00C92B56" w:rsidP="00C92B5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.</w:t>
      </w:r>
    </w:p>
    <w:p w14:paraId="03A63DFE" w14:textId="3D4CD19E" w:rsidR="00F80F7B" w:rsidRPr="00A77724" w:rsidRDefault="00F80F7B" w:rsidP="00F80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└── 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sign    </w:t>
      </w:r>
    </w:p>
    <w:p w14:paraId="1BA4E928" w14:textId="77777777" w:rsidR="00F80F7B" w:rsidRPr="00A77724" w:rsidRDefault="00F80F7B" w:rsidP="00F80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    ├── </w:t>
      </w:r>
      <w:r w:rsidRPr="000D605A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NAME_FIRST</w:t>
      </w:r>
    </w:p>
    <w:p w14:paraId="209159A2" w14:textId="77777777" w:rsidR="00F80F7B" w:rsidRDefault="00F80F7B" w:rsidP="00F80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    └── </w:t>
      </w:r>
      <w:r w:rsidRPr="000D605A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NAME_LAST</w:t>
      </w:r>
    </w:p>
    <w:p w14:paraId="629BD34B" w14:textId="77777777" w:rsidR="00C92B56" w:rsidRPr="00A77724" w:rsidRDefault="00C92B56" w:rsidP="00A7772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</w:p>
    <w:p w14:paraId="56BBE10E" w14:textId="00B5AECE" w:rsidR="00144723" w:rsidRDefault="00144723">
      <w:pPr>
        <w:rPr>
          <w:lang w:val="en-US"/>
        </w:rPr>
      </w:pPr>
      <w:r>
        <w:rPr>
          <w:lang w:val="en-US"/>
        </w:rPr>
        <w:br w:type="page"/>
      </w:r>
    </w:p>
    <w:p w14:paraId="54FFCAB5" w14:textId="102FBD68" w:rsidR="00144723" w:rsidRDefault="00144723">
      <w:pPr>
        <w:rPr>
          <w:lang w:val="en-US"/>
        </w:rPr>
      </w:pPr>
      <w:r>
        <w:rPr>
          <w:lang w:val="en-US"/>
        </w:rPr>
        <w:lastRenderedPageBreak/>
        <w:t>Or simple</w:t>
      </w:r>
    </w:p>
    <w:p w14:paraId="1281E778" w14:textId="1C99B246" w:rsidR="00144723" w:rsidRDefault="00144723">
      <w:pPr>
        <w:rPr>
          <w:lang w:val="en-US"/>
        </w:rPr>
      </w:pPr>
    </w:p>
    <w:p w14:paraId="217369B1" w14:textId="547D7132" w:rsidR="00144723" w:rsidRPr="000A485F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name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(value)</w:t>
      </w:r>
    </w:p>
    <w:p w14:paraId="63AA7F72" w14:textId="3A659246" w:rsidR="00144723" w:rsidRPr="00A77724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date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(value)</w:t>
      </w:r>
    </w:p>
    <w:p w14:paraId="1EE81195" w14:textId="2E83E00D" w:rsidR="00144723" w:rsidRPr="00A77724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time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(value)</w:t>
      </w:r>
    </w:p>
    <w:p w14:paraId="47F73A73" w14:textId="29CBF977" w:rsidR="00144723" w:rsidRPr="00A77724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document1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(document</w:t>
      </w:r>
      <w:r w:rsidR="000D4E80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repeated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)</w:t>
      </w:r>
    </w:p>
    <w:p w14:paraId="728A25E4" w14:textId="76729FA9" w:rsidR="00144723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├──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data_row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(table</w:t>
      </w:r>
      <w:r w:rsidR="000D4E80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repeated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)</w:t>
      </w:r>
    </w:p>
    <w:p w14:paraId="38DC8D0C" w14:textId="77777777" w:rsidR="00144723" w:rsidRPr="000A485F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</w:t>
      </w:r>
    </w:p>
    <w:p w14:paraId="001BCA86" w14:textId="77777777" w:rsidR="00144723" w:rsidRPr="000A485F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Style w:val="l0s521"/>
          <w:lang w:val="en-US"/>
        </w:rPr>
        <w:t>CLASS</w:t>
      </w:r>
    </w:p>
    <w:p w14:paraId="45351CE5" w14:textId="77777777" w:rsidR="00144723" w:rsidRPr="000A485F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FORCURAM</w:t>
      </w:r>
    </w:p>
    <w:p w14:paraId="21A24919" w14:textId="77777777" w:rsidR="00144723" w:rsidRPr="000A485F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LOCCURAM</w:t>
      </w:r>
    </w:p>
    <w:p w14:paraId="69DB0604" w14:textId="77777777" w:rsidR="00144723" w:rsidRPr="000A485F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LOCCURKEY</w:t>
      </w:r>
    </w:p>
    <w:p w14:paraId="1282C1AA" w14:textId="77777777" w:rsidR="00144723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 │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0A485F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ORDER_DATE</w:t>
      </w:r>
    </w:p>
    <w:p w14:paraId="7B7FE1C0" w14:textId="001CDF41" w:rsidR="00144723" w:rsidRPr="000A485F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└──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subtotal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(table of 1 row)</w:t>
      </w:r>
    </w:p>
    <w:p w14:paraId="7404796F" w14:textId="77777777" w:rsidR="00144723" w:rsidRPr="000A485F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FORCURKEY</w:t>
      </w:r>
    </w:p>
    <w:p w14:paraId="6AB38CBC" w14:textId="4EE8205E" w:rsidR="00144723" w:rsidRDefault="00144723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│  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 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LOCCURAM</w:t>
      </w:r>
    </w:p>
    <w:p w14:paraId="27F1E79A" w14:textId="3FF642E5" w:rsidR="0032039A" w:rsidRPr="000A485F" w:rsidRDefault="0032039A" w:rsidP="0032039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├── </w:t>
      </w:r>
      <w:r w:rsidR="003E73C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total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(table of 1 row)</w:t>
      </w:r>
    </w:p>
    <w:p w14:paraId="064EB99E" w14:textId="363DF7A0" w:rsidR="0032039A" w:rsidRPr="000A485F" w:rsidRDefault="0032039A" w:rsidP="0032039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├──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FORCURKEY</w:t>
      </w:r>
    </w:p>
    <w:p w14:paraId="3A2E9409" w14:textId="1F6BB8AC" w:rsidR="0032039A" w:rsidRDefault="0032039A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│  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└──</w:t>
      </w:r>
      <w:r w:rsidRPr="000A485F">
        <w:rPr>
          <w:rFonts w:ascii="Consolas" w:hAnsi="Consolas" w:cs="Consolas"/>
          <w:color w:val="000000"/>
          <w:sz w:val="20"/>
          <w:szCs w:val="20"/>
          <w:shd w:val="clear" w:color="auto" w:fill="FFFFFF"/>
          <w:lang w:val="en-US"/>
        </w:rPr>
        <w:t xml:space="preserve"> LOCCURAM</w:t>
      </w:r>
    </w:p>
    <w:p w14:paraId="5BE827E5" w14:textId="3AEE7B4A" w:rsidR="00144723" w:rsidRPr="00A77724" w:rsidRDefault="0073169F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└</w:t>
      </w:r>
      <w:r w:rsidR="00144723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── </w:t>
      </w:r>
      <w:r w:rsidR="00144723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sign    (</w:t>
      </w:r>
      <w:r w:rsidR="00974F06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table repeated</w:t>
      </w:r>
      <w:r w:rsidR="00144723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)</w:t>
      </w:r>
    </w:p>
    <w:p w14:paraId="744F6011" w14:textId="0BC06325" w:rsidR="00144723" w:rsidRPr="00A77724" w:rsidRDefault="0073169F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 </w:t>
      </w:r>
      <w:r w:rsidR="00144723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   ├── </w:t>
      </w:r>
      <w:r w:rsidR="000D605A" w:rsidRPr="000D605A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NAME_FIRST</w:t>
      </w:r>
    </w:p>
    <w:p w14:paraId="24257140" w14:textId="762E42EB" w:rsidR="00144723" w:rsidRDefault="0073169F" w:rsidP="0014472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 </w:t>
      </w:r>
      <w:r w:rsidR="00144723"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   └── </w:t>
      </w:r>
      <w:r w:rsidR="000D605A" w:rsidRPr="000D605A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NAME_LAST</w:t>
      </w:r>
    </w:p>
    <w:p w14:paraId="4F58EC70" w14:textId="18C5603C" w:rsidR="00144723" w:rsidRDefault="00144723">
      <w:pPr>
        <w:rPr>
          <w:lang w:val="en-US"/>
        </w:rPr>
      </w:pPr>
    </w:p>
    <w:p w14:paraId="6709A042" w14:textId="7755E23C" w:rsidR="006875F5" w:rsidRDefault="006875F5">
      <w:pPr>
        <w:rPr>
          <w:lang w:val="en-US"/>
        </w:rPr>
      </w:pPr>
    </w:p>
    <w:p w14:paraId="34D504F8" w14:textId="4A2CB436" w:rsidR="006875F5" w:rsidRDefault="006875F5">
      <w:pPr>
        <w:rPr>
          <w:lang w:val="en-US"/>
        </w:rPr>
      </w:pPr>
      <w:r>
        <w:rPr>
          <w:lang w:val="en-US"/>
        </w:rPr>
        <w:t>Let sign variable placeholder.</w:t>
      </w:r>
    </w:p>
    <w:p w14:paraId="300A469F" w14:textId="154414C9" w:rsidR="006875F5" w:rsidRDefault="006875F5">
      <w:pPr>
        <w:rPr>
          <w:lang w:val="en-US"/>
        </w:rPr>
      </w:pPr>
    </w:p>
    <w:p w14:paraId="6FDE2062" w14:textId="2259D183" w:rsidR="006875F5" w:rsidRPr="00FA731E" w:rsidRDefault="006875F5">
      <w:pPr>
        <w:rPr>
          <w:rPrChange w:id="28" w:author="Нина Дугиль" w:date="2020-02-10T12:11:00Z">
            <w:rPr>
              <w:lang w:val="en-US"/>
            </w:rPr>
          </w:rPrChange>
        </w:rPr>
      </w:pPr>
      <w:r>
        <w:rPr>
          <w:lang w:val="en-US"/>
        </w:rPr>
        <w:t xml:space="preserve">At first toggle developer toolbar. </w:t>
      </w:r>
      <w:r w:rsidR="00E514AD">
        <w:fldChar w:fldCharType="begin"/>
      </w:r>
      <w:r w:rsidR="00E514AD" w:rsidRPr="00FA731E">
        <w:rPr>
          <w:lang w:val="en-US"/>
          <w:rPrChange w:id="29" w:author="Нина Дугиль" w:date="2020-02-10T12:11:00Z">
            <w:rPr/>
          </w:rPrChange>
        </w:rPr>
        <w:instrText xml:space="preserve"> HYPERLINK "https://www.google.com/search?q=microsoft+office+16+toggle+developer+toolbar" </w:instrText>
      </w:r>
      <w:r w:rsidR="00E514AD">
        <w:fldChar w:fldCharType="separate"/>
      </w:r>
      <w:r w:rsidRPr="00D003FD">
        <w:rPr>
          <w:rStyle w:val="a3"/>
          <w:lang w:val="en-US"/>
        </w:rPr>
        <w:t>https</w:t>
      </w:r>
      <w:r w:rsidRPr="00FA731E">
        <w:rPr>
          <w:rStyle w:val="a3"/>
          <w:rPrChange w:id="30" w:author="Нина Дугиль" w:date="2020-02-10T12:11:00Z">
            <w:rPr>
              <w:rStyle w:val="a3"/>
              <w:lang w:val="en-US"/>
            </w:rPr>
          </w:rPrChange>
        </w:rPr>
        <w:t>://</w:t>
      </w:r>
      <w:r w:rsidRPr="00D003FD">
        <w:rPr>
          <w:rStyle w:val="a3"/>
          <w:lang w:val="en-US"/>
        </w:rPr>
        <w:t>www</w:t>
      </w:r>
      <w:r w:rsidRPr="00FA731E">
        <w:rPr>
          <w:rStyle w:val="a3"/>
          <w:rPrChange w:id="31" w:author="Нина Дугиль" w:date="2020-02-10T12:11:00Z">
            <w:rPr>
              <w:rStyle w:val="a3"/>
              <w:lang w:val="en-US"/>
            </w:rPr>
          </w:rPrChange>
        </w:rPr>
        <w:t>.</w:t>
      </w:r>
      <w:r w:rsidRPr="00D003FD">
        <w:rPr>
          <w:rStyle w:val="a3"/>
          <w:lang w:val="en-US"/>
        </w:rPr>
        <w:t>google</w:t>
      </w:r>
      <w:r w:rsidRPr="00FA731E">
        <w:rPr>
          <w:rStyle w:val="a3"/>
          <w:rPrChange w:id="32" w:author="Нина Дугиль" w:date="2020-02-10T12:11:00Z">
            <w:rPr>
              <w:rStyle w:val="a3"/>
              <w:lang w:val="en-US"/>
            </w:rPr>
          </w:rPrChange>
        </w:rPr>
        <w:t>.</w:t>
      </w:r>
      <w:r w:rsidRPr="00D003FD">
        <w:rPr>
          <w:rStyle w:val="a3"/>
          <w:lang w:val="en-US"/>
        </w:rPr>
        <w:t>com</w:t>
      </w:r>
      <w:r w:rsidRPr="00FA731E">
        <w:rPr>
          <w:rStyle w:val="a3"/>
          <w:rPrChange w:id="33" w:author="Нина Дугиль" w:date="2020-02-10T12:11:00Z">
            <w:rPr>
              <w:rStyle w:val="a3"/>
              <w:lang w:val="en-US"/>
            </w:rPr>
          </w:rPrChange>
        </w:rPr>
        <w:t>/</w:t>
      </w:r>
      <w:r w:rsidRPr="00D003FD">
        <w:rPr>
          <w:rStyle w:val="a3"/>
          <w:lang w:val="en-US"/>
        </w:rPr>
        <w:t>search</w:t>
      </w:r>
      <w:r w:rsidRPr="00FA731E">
        <w:rPr>
          <w:rStyle w:val="a3"/>
          <w:rPrChange w:id="34" w:author="Нина Дугиль" w:date="2020-02-10T12:11:00Z">
            <w:rPr>
              <w:rStyle w:val="a3"/>
              <w:lang w:val="en-US"/>
            </w:rPr>
          </w:rPrChange>
        </w:rPr>
        <w:t>?</w:t>
      </w:r>
      <w:r w:rsidRPr="00D003FD">
        <w:rPr>
          <w:rStyle w:val="a3"/>
          <w:lang w:val="en-US"/>
        </w:rPr>
        <w:t>q</w:t>
      </w:r>
      <w:r w:rsidRPr="00FA731E">
        <w:rPr>
          <w:rStyle w:val="a3"/>
          <w:rPrChange w:id="35" w:author="Нина Дугиль" w:date="2020-02-10T12:11:00Z">
            <w:rPr>
              <w:rStyle w:val="a3"/>
              <w:lang w:val="en-US"/>
            </w:rPr>
          </w:rPrChange>
        </w:rPr>
        <w:t>=</w:t>
      </w:r>
      <w:proofErr w:type="spellStart"/>
      <w:r w:rsidRPr="00D003FD">
        <w:rPr>
          <w:rStyle w:val="a3"/>
          <w:lang w:val="en-US"/>
        </w:rPr>
        <w:t>microsoft</w:t>
      </w:r>
      <w:proofErr w:type="spellEnd"/>
      <w:r w:rsidRPr="00FA731E">
        <w:rPr>
          <w:rStyle w:val="a3"/>
          <w:rPrChange w:id="36" w:author="Нина Дугиль" w:date="2020-02-10T12:11:00Z">
            <w:rPr>
              <w:rStyle w:val="a3"/>
              <w:lang w:val="en-US"/>
            </w:rPr>
          </w:rPrChange>
        </w:rPr>
        <w:t>+</w:t>
      </w:r>
      <w:r w:rsidRPr="00D003FD">
        <w:rPr>
          <w:rStyle w:val="a3"/>
          <w:lang w:val="en-US"/>
        </w:rPr>
        <w:t>office</w:t>
      </w:r>
      <w:r w:rsidRPr="00FA731E">
        <w:rPr>
          <w:rStyle w:val="a3"/>
          <w:rPrChange w:id="37" w:author="Нина Дугиль" w:date="2020-02-10T12:11:00Z">
            <w:rPr>
              <w:rStyle w:val="a3"/>
              <w:lang w:val="en-US"/>
            </w:rPr>
          </w:rPrChange>
        </w:rPr>
        <w:t>+16+</w:t>
      </w:r>
      <w:r w:rsidRPr="00D003FD">
        <w:rPr>
          <w:rStyle w:val="a3"/>
          <w:lang w:val="en-US"/>
        </w:rPr>
        <w:t>toggle</w:t>
      </w:r>
      <w:r w:rsidRPr="00FA731E">
        <w:rPr>
          <w:rStyle w:val="a3"/>
          <w:rPrChange w:id="38" w:author="Нина Дугиль" w:date="2020-02-10T12:11:00Z">
            <w:rPr>
              <w:rStyle w:val="a3"/>
              <w:lang w:val="en-US"/>
            </w:rPr>
          </w:rPrChange>
        </w:rPr>
        <w:t>+</w:t>
      </w:r>
      <w:r w:rsidRPr="00D003FD">
        <w:rPr>
          <w:rStyle w:val="a3"/>
          <w:lang w:val="en-US"/>
        </w:rPr>
        <w:t>developer</w:t>
      </w:r>
      <w:r w:rsidRPr="00FA731E">
        <w:rPr>
          <w:rStyle w:val="a3"/>
          <w:rPrChange w:id="39" w:author="Нина Дугиль" w:date="2020-02-10T12:11:00Z">
            <w:rPr>
              <w:rStyle w:val="a3"/>
              <w:lang w:val="en-US"/>
            </w:rPr>
          </w:rPrChange>
        </w:rPr>
        <w:t>+</w:t>
      </w:r>
      <w:r w:rsidRPr="00D003FD">
        <w:rPr>
          <w:rStyle w:val="a3"/>
          <w:lang w:val="en-US"/>
        </w:rPr>
        <w:t>toolbar</w:t>
      </w:r>
      <w:r w:rsidR="00E514AD">
        <w:rPr>
          <w:rStyle w:val="a3"/>
          <w:lang w:val="en-US"/>
        </w:rPr>
        <w:fldChar w:fldCharType="end"/>
      </w:r>
    </w:p>
    <w:p w14:paraId="4F39F0A2" w14:textId="6AC74A4E" w:rsidR="006875F5" w:rsidRPr="00FA731E" w:rsidRDefault="006875F5">
      <w:pPr>
        <w:rPr>
          <w:rPrChange w:id="40" w:author="Нина Дугиль" w:date="2020-02-10T12:11:00Z">
            <w:rPr>
              <w:lang w:val="en-US"/>
            </w:rPr>
          </w:rPrChange>
        </w:rPr>
      </w:pPr>
    </w:p>
    <w:p w14:paraId="7A7A899E" w14:textId="3061E11E" w:rsidR="006875F5" w:rsidRDefault="006875F5">
      <w:pPr>
        <w:rPr>
          <w:lang w:val="en-US"/>
        </w:rPr>
      </w:pPr>
      <w:r>
        <w:rPr>
          <w:lang w:val="en-US"/>
        </w:rPr>
        <w:t>Select</w:t>
      </w:r>
    </w:p>
    <w:p w14:paraId="1E6D3166" w14:textId="1714C25C" w:rsidR="006875F5" w:rsidRDefault="006875F5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E49D7B" wp14:editId="157980BB">
            <wp:extent cx="1463040" cy="5486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F7F3" w14:textId="0D912E98" w:rsidR="006875F5" w:rsidRDefault="008463BB">
      <w:pPr>
        <w:rPr>
          <w:lang w:val="en-US"/>
        </w:rPr>
      </w:pPr>
      <w:r>
        <w:rPr>
          <w:lang w:val="en-US"/>
        </w:rPr>
        <w:t>Make tag</w:t>
      </w:r>
    </w:p>
    <w:p w14:paraId="1132D85E" w14:textId="15B5235C" w:rsidR="006875F5" w:rsidRDefault="006875F5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CC9ED0" wp14:editId="74A4077C">
            <wp:extent cx="3276600" cy="942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455B" w14:textId="47E39218" w:rsidR="008463BB" w:rsidRDefault="008463BB">
      <w:pPr>
        <w:rPr>
          <w:lang w:val="en-US"/>
        </w:rPr>
      </w:pPr>
    </w:p>
    <w:p w14:paraId="00687AFD" w14:textId="4342EE56" w:rsidR="008463BB" w:rsidRDefault="008463BB">
      <w:pPr>
        <w:rPr>
          <w:lang w:val="en-US"/>
        </w:rPr>
      </w:pPr>
    </w:p>
    <w:p w14:paraId="79BE3C72" w14:textId="1221DC86" w:rsidR="008463BB" w:rsidRDefault="008463BB">
      <w:pPr>
        <w:rPr>
          <w:lang w:val="en-US"/>
        </w:rPr>
      </w:pPr>
    </w:p>
    <w:p w14:paraId="3815C4F1" w14:textId="3631173C" w:rsidR="008463BB" w:rsidRDefault="008463BB">
      <w:pPr>
        <w:rPr>
          <w:lang w:val="en-US"/>
        </w:rPr>
      </w:pPr>
    </w:p>
    <w:p w14:paraId="14552FCB" w14:textId="23172DCE" w:rsidR="008463BB" w:rsidRDefault="008463BB">
      <w:pPr>
        <w:rPr>
          <w:lang w:val="en-US"/>
        </w:rPr>
      </w:pPr>
    </w:p>
    <w:p w14:paraId="4B44EE02" w14:textId="1696425D" w:rsidR="008463BB" w:rsidRDefault="008463BB">
      <w:pPr>
        <w:rPr>
          <w:lang w:val="en-US"/>
        </w:rPr>
      </w:pPr>
      <w:r>
        <w:rPr>
          <w:lang w:val="en-US"/>
        </w:rPr>
        <w:lastRenderedPageBreak/>
        <w:t xml:space="preserve">Click properties </w:t>
      </w:r>
    </w:p>
    <w:p w14:paraId="7BDD2798" w14:textId="1D7CAFC5" w:rsidR="006875F5" w:rsidRDefault="008463BB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5C476FB" wp14:editId="4341BABF">
            <wp:extent cx="3286125" cy="140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FE511" w14:textId="06B3A87A" w:rsidR="008463BB" w:rsidRDefault="008463BB">
      <w:pPr>
        <w:rPr>
          <w:lang w:val="en-US"/>
        </w:rPr>
      </w:pPr>
    </w:p>
    <w:p w14:paraId="355307FE" w14:textId="5F07DB7B" w:rsidR="008463BB" w:rsidRDefault="008463BB">
      <w:pPr>
        <w:rPr>
          <w:lang w:val="en-US"/>
        </w:rPr>
      </w:pPr>
      <w:r>
        <w:rPr>
          <w:lang w:val="en-US"/>
        </w:rPr>
        <w:t>Enter tag name</w:t>
      </w:r>
    </w:p>
    <w:p w14:paraId="4B7BDAAB" w14:textId="6980BBEB" w:rsidR="008463BB" w:rsidRDefault="008463BB">
      <w:pPr>
        <w:rPr>
          <w:lang w:val="en-US"/>
        </w:rPr>
      </w:pPr>
    </w:p>
    <w:p w14:paraId="0AB6127F" w14:textId="1EA1B56B" w:rsidR="008463BB" w:rsidRDefault="008463BB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BCE6456" wp14:editId="513E6CAA">
            <wp:extent cx="3257550" cy="340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FDA1" w14:textId="7AF499F4" w:rsidR="008463BB" w:rsidRDefault="008463BB">
      <w:pPr>
        <w:rPr>
          <w:lang w:val="en-US"/>
        </w:rPr>
      </w:pPr>
    </w:p>
    <w:p w14:paraId="14C30EC5" w14:textId="14F2368E" w:rsidR="008463BB" w:rsidRDefault="008463BB">
      <w:pPr>
        <w:rPr>
          <w:lang w:val="en-US"/>
        </w:rPr>
      </w:pPr>
      <w:r>
        <w:rPr>
          <w:lang w:val="en-US"/>
        </w:rPr>
        <w:t>Tag name</w:t>
      </w:r>
      <w:ins w:id="41" w:author="Нина Дугиль" w:date="2020-02-10T12:29:00Z">
        <w:r w:rsidR="00C76369" w:rsidRPr="00C76369">
          <w:rPr>
            <w:lang w:val="en-US"/>
            <w:rPrChange w:id="42" w:author="Нина Дугиль" w:date="2020-02-10T12:29:00Z">
              <w:rPr/>
            </w:rPrChange>
          </w:rPr>
          <w:t xml:space="preserve"> </w:t>
        </w:r>
        <w:r w:rsidR="00C76369">
          <w:rPr>
            <w:lang w:val="en-US"/>
          </w:rPr>
          <w:t>is</w:t>
        </w:r>
      </w:ins>
      <w:r>
        <w:rPr>
          <w:lang w:val="en-US"/>
        </w:rPr>
        <w:t xml:space="preserve"> case </w:t>
      </w:r>
      <w:del w:id="43" w:author="Нина Дугиль" w:date="2020-02-10T12:29:00Z">
        <w:r w:rsidDel="000A450E">
          <w:rPr>
            <w:lang w:val="en-US"/>
          </w:rPr>
          <w:delText>insensitive</w:delText>
        </w:r>
      </w:del>
      <w:ins w:id="44" w:author="Нина Дугиль" w:date="2020-02-10T12:29:00Z">
        <w:r w:rsidR="000A450E">
          <w:rPr>
            <w:lang w:val="en-US"/>
          </w:rPr>
          <w:t>insensitive;</w:t>
        </w:r>
      </w:ins>
      <w:r>
        <w:rPr>
          <w:lang w:val="en-US"/>
        </w:rPr>
        <w:t xml:space="preserve"> all the </w:t>
      </w:r>
      <w:del w:id="45" w:author="Нина Дугиль" w:date="2020-02-10T12:29:00Z">
        <w:r w:rsidDel="000A450E">
          <w:rPr>
            <w:lang w:val="en-US"/>
          </w:rPr>
          <w:delText>way</w:delText>
        </w:r>
      </w:del>
      <w:ins w:id="46" w:author="Нина Дугиль" w:date="2020-02-10T12:29:00Z">
        <w:r w:rsidR="000A450E">
          <w:rPr>
            <w:lang w:val="en-US"/>
          </w:rPr>
          <w:t>way,</w:t>
        </w:r>
      </w:ins>
      <w:r>
        <w:rPr>
          <w:lang w:val="en-US"/>
        </w:rPr>
        <w:t xml:space="preserve"> it </w:t>
      </w:r>
      <w:proofErr w:type="gramStart"/>
      <w:r>
        <w:rPr>
          <w:lang w:val="en-US"/>
        </w:rPr>
        <w:t>will be convert</w:t>
      </w:r>
      <w:ins w:id="47" w:author="Нина Дугиль" w:date="2020-02-10T12:29:00Z">
        <w:r w:rsidR="000A450E">
          <w:rPr>
            <w:lang w:val="en-US"/>
          </w:rPr>
          <w:t>ed</w:t>
        </w:r>
      </w:ins>
      <w:proofErr w:type="gramEnd"/>
      <w:r>
        <w:rPr>
          <w:lang w:val="en-US"/>
        </w:rPr>
        <w:t xml:space="preserve"> to uppercase</w:t>
      </w:r>
    </w:p>
    <w:p w14:paraId="42300A19" w14:textId="48003081" w:rsidR="008463BB" w:rsidRDefault="008463BB">
      <w:pPr>
        <w:rPr>
          <w:lang w:val="en-US"/>
        </w:rPr>
      </w:pPr>
    </w:p>
    <w:p w14:paraId="4A51B362" w14:textId="62693EB0" w:rsidR="008463BB" w:rsidRDefault="008463BB">
      <w:pPr>
        <w:rPr>
          <w:lang w:val="en-US"/>
        </w:rPr>
      </w:pPr>
      <w:r>
        <w:rPr>
          <w:lang w:val="en-US"/>
        </w:rPr>
        <w:t xml:space="preserve">Value can have any tag name, value inside table row must have name of </w:t>
      </w:r>
      <w:r w:rsidR="00D81295">
        <w:rPr>
          <w:lang w:val="en-US"/>
        </w:rPr>
        <w:t xml:space="preserve">field of </w:t>
      </w:r>
      <w:r>
        <w:rPr>
          <w:lang w:val="en-US"/>
        </w:rPr>
        <w:t xml:space="preserve">row structure </w:t>
      </w:r>
    </w:p>
    <w:p w14:paraId="5A5CC4ED" w14:textId="5042F68E" w:rsidR="008463BB" w:rsidRDefault="008463BB">
      <w:pPr>
        <w:rPr>
          <w:lang w:val="en-US"/>
        </w:rPr>
      </w:pPr>
      <w:r>
        <w:rPr>
          <w:lang w:val="en-US"/>
        </w:rPr>
        <w:t>For example</w:t>
      </w:r>
      <w:proofErr w:type="gramStart"/>
      <w:ins w:id="48" w:author="Нина Дугиль" w:date="2020-02-10T12:30:00Z">
        <w:r w:rsidR="000A450E">
          <w:rPr>
            <w:lang w:val="en-US"/>
          </w:rPr>
          <w:t>,</w:t>
        </w:r>
      </w:ins>
      <w:r>
        <w:rPr>
          <w:lang w:val="en-US"/>
        </w:rPr>
        <w:t xml:space="preserve">  tag</w:t>
      </w:r>
      <w:proofErr w:type="gramEnd"/>
      <w:r>
        <w:rPr>
          <w:lang w:val="en-US"/>
        </w:rPr>
        <w:t xml:space="preserve"> name for sign row</w:t>
      </w:r>
    </w:p>
    <w:p w14:paraId="59E36A0F" w14:textId="5C030F01" w:rsidR="008463BB" w:rsidRDefault="008463BB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D8E91B" wp14:editId="7DBD6AC1">
            <wp:extent cx="398145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8E40" w14:textId="125514E1" w:rsidR="00DE44FA" w:rsidRDefault="00DE44FA">
      <w:pPr>
        <w:rPr>
          <w:lang w:val="en-US"/>
        </w:rPr>
      </w:pPr>
    </w:p>
    <w:p w14:paraId="650EB74E" w14:textId="19EEBE11" w:rsidR="00DE44FA" w:rsidRDefault="00DE44FA">
      <w:pPr>
        <w:rPr>
          <w:lang w:val="en-US"/>
        </w:rPr>
      </w:pPr>
      <w:r>
        <w:rPr>
          <w:lang w:val="en-US"/>
        </w:rPr>
        <w:t>Name all variable placeholder</w:t>
      </w:r>
    </w:p>
    <w:p w14:paraId="76FE3FBB" w14:textId="3506EE07" w:rsidR="00DE44FA" w:rsidRDefault="004942B7">
      <w:pPr>
        <w:rPr>
          <w:lang w:val="en-US"/>
        </w:rPr>
      </w:pPr>
      <w:r>
        <w:rPr>
          <w:lang w:val="en-US"/>
        </w:rPr>
        <w:t>In design time it must look like this</w:t>
      </w:r>
    </w:p>
    <w:p w14:paraId="65E663CC" w14:textId="528F8078" w:rsidR="004942B7" w:rsidRDefault="004942B7">
      <w:pPr>
        <w:rPr>
          <w:lang w:val="en-US"/>
        </w:rPr>
      </w:pPr>
    </w:p>
    <w:p w14:paraId="664062FE" w14:textId="200E3173" w:rsidR="004942B7" w:rsidRDefault="004942B7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CACE4BF" wp14:editId="1C00EFEC">
            <wp:extent cx="5934075" cy="5505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D248" w14:textId="737E7D3F" w:rsidR="004942B7" w:rsidRDefault="004942B7">
      <w:pPr>
        <w:rPr>
          <w:lang w:val="en-US"/>
        </w:rPr>
      </w:pPr>
    </w:p>
    <w:p w14:paraId="5697CFAC" w14:textId="71627AB6" w:rsidR="004942B7" w:rsidRDefault="000B4817">
      <w:pPr>
        <w:rPr>
          <w:lang w:val="en-US"/>
        </w:rPr>
      </w:pPr>
      <w:r>
        <w:rPr>
          <w:lang w:val="en-US"/>
        </w:rPr>
        <w:t xml:space="preserve">At second we mark placeholder for table </w:t>
      </w:r>
      <w:proofErr w:type="gramStart"/>
      <w:r>
        <w:rPr>
          <w:lang w:val="en-US"/>
        </w:rPr>
        <w:t>row(</w:t>
      </w:r>
      <w:proofErr w:type="spellStart"/>
      <w:proofErr w:type="gramEnd"/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data_row</w:t>
      </w:r>
      <w:proofErr w:type="spellEnd"/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  <w:r w:rsidRPr="000B4817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r w:rsidRPr="000A485F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subtotal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  <w:r w:rsidRPr="000B4817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total,</w:t>
      </w:r>
      <w:r w:rsidRPr="00A77724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sign</w:t>
      </w:r>
      <w:r>
        <w:rPr>
          <w:lang w:val="en-US"/>
        </w:rPr>
        <w:t>)</w:t>
      </w:r>
    </w:p>
    <w:p w14:paraId="6A0A7BFF" w14:textId="2C931996" w:rsidR="000B4817" w:rsidRDefault="008F1351">
      <w:pPr>
        <w:rPr>
          <w:lang w:val="en-US"/>
        </w:rPr>
      </w:pPr>
      <w:r>
        <w:rPr>
          <w:lang w:val="en-US"/>
        </w:rPr>
        <w:t xml:space="preserve">Place mouse cursor to the left of row </w:t>
      </w:r>
    </w:p>
    <w:p w14:paraId="22495600" w14:textId="52D64948" w:rsidR="008F1351" w:rsidRDefault="008F135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90A515C" wp14:editId="73D90572">
            <wp:extent cx="5934075" cy="790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4266" w14:textId="2EA44F23" w:rsidR="008F1351" w:rsidRDefault="008F1351">
      <w:pPr>
        <w:rPr>
          <w:lang w:val="en-US"/>
        </w:rPr>
      </w:pPr>
      <w:r>
        <w:rPr>
          <w:lang w:val="en-US"/>
        </w:rPr>
        <w:t xml:space="preserve">Click </w:t>
      </w:r>
    </w:p>
    <w:p w14:paraId="707CC7F4" w14:textId="3424B13B" w:rsidR="008F1351" w:rsidRDefault="008F135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E787899" wp14:editId="5078BCBE">
            <wp:extent cx="5934075" cy="933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FEA57" w14:textId="5EEF775D" w:rsidR="008F1351" w:rsidRDefault="008F1351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2E1F0F4" wp14:editId="46CDFFCD">
            <wp:extent cx="3476625" cy="1333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1124" w14:textId="0053F3F3" w:rsidR="008F1351" w:rsidRDefault="008F1351">
      <w:pPr>
        <w:rPr>
          <w:lang w:val="en-US"/>
        </w:rPr>
      </w:pPr>
    </w:p>
    <w:p w14:paraId="2FC26282" w14:textId="1186C8E7" w:rsidR="008F1351" w:rsidRDefault="008F1351">
      <w:pPr>
        <w:rPr>
          <w:lang w:val="en-US"/>
        </w:rPr>
      </w:pPr>
      <w:r>
        <w:rPr>
          <w:lang w:val="en-US"/>
        </w:rPr>
        <w:t xml:space="preserve">Properties, </w:t>
      </w:r>
      <w:proofErr w:type="spellStart"/>
      <w:r w:rsidRPr="008F1351">
        <w:rPr>
          <w:lang w:val="en-US"/>
        </w:rPr>
        <w:t>data_row</w:t>
      </w:r>
      <w:proofErr w:type="spellEnd"/>
    </w:p>
    <w:p w14:paraId="7AD5F066" w14:textId="7CC17B79" w:rsidR="008F1351" w:rsidRDefault="008F135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ABC72F0" wp14:editId="7FD792C1">
            <wp:extent cx="3276600" cy="3390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CFD0" w14:textId="24F325F9" w:rsidR="00A0175D" w:rsidRDefault="00A0175D">
      <w:pPr>
        <w:rPr>
          <w:lang w:val="en-US"/>
        </w:rPr>
      </w:pPr>
    </w:p>
    <w:p w14:paraId="1F0478E8" w14:textId="36D17799" w:rsidR="00A0175D" w:rsidRDefault="00A0175D">
      <w:pPr>
        <w:rPr>
          <w:lang w:val="en-US"/>
        </w:rPr>
      </w:pPr>
      <w:r>
        <w:rPr>
          <w:lang w:val="en-US"/>
        </w:rPr>
        <w:t>Subtotal</w:t>
      </w:r>
    </w:p>
    <w:p w14:paraId="50C59112" w14:textId="1CE5FA7B" w:rsidR="00A0175D" w:rsidRDefault="00A0175D">
      <w:pPr>
        <w:rPr>
          <w:lang w:val="en-US"/>
        </w:rPr>
      </w:pPr>
    </w:p>
    <w:p w14:paraId="3DC7089D" w14:textId="6F1C1668" w:rsidR="00A0175D" w:rsidRDefault="00A0175D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12AD4F3" wp14:editId="69B9273E">
            <wp:extent cx="5934075" cy="3257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7E7B" w14:textId="235A1088" w:rsidR="00A0175D" w:rsidRDefault="00A0175D">
      <w:pPr>
        <w:rPr>
          <w:lang w:val="en-US"/>
        </w:rPr>
      </w:pPr>
    </w:p>
    <w:p w14:paraId="51390327" w14:textId="06E0F719" w:rsidR="00A0175D" w:rsidRDefault="00A0175D">
      <w:pPr>
        <w:rPr>
          <w:lang w:val="en-US"/>
        </w:rPr>
      </w:pPr>
      <w:r>
        <w:rPr>
          <w:lang w:val="en-US"/>
        </w:rPr>
        <w:t>Total</w:t>
      </w:r>
    </w:p>
    <w:p w14:paraId="29F996E1" w14:textId="7F742802" w:rsidR="00A0175D" w:rsidRDefault="00A0175D">
      <w:pPr>
        <w:rPr>
          <w:lang w:val="en-US"/>
        </w:rPr>
      </w:pPr>
    </w:p>
    <w:p w14:paraId="262FE231" w14:textId="46928223" w:rsidR="00A0175D" w:rsidRDefault="00A0175D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0BDEDCC" wp14:editId="7AB86556">
            <wp:extent cx="5940425" cy="3198495"/>
            <wp:effectExtent l="0" t="0" r="317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5A91" w14:textId="27564501" w:rsidR="00A0175D" w:rsidRDefault="00A0175D">
      <w:pPr>
        <w:rPr>
          <w:lang w:val="en-US"/>
        </w:rPr>
      </w:pPr>
    </w:p>
    <w:p w14:paraId="33A1F1A9" w14:textId="5BC98D3D" w:rsidR="00A0175D" w:rsidRDefault="00A0175D">
      <w:pPr>
        <w:rPr>
          <w:lang w:val="en-US"/>
        </w:rPr>
      </w:pPr>
      <w:r>
        <w:rPr>
          <w:lang w:val="en-US"/>
        </w:rPr>
        <w:t>Sign</w:t>
      </w:r>
    </w:p>
    <w:p w14:paraId="5B84F54C" w14:textId="5E3C56EB" w:rsidR="00A0175D" w:rsidRDefault="00A0175D">
      <w:pPr>
        <w:rPr>
          <w:lang w:val="en-US"/>
        </w:rPr>
      </w:pPr>
    </w:p>
    <w:p w14:paraId="4BDF5594" w14:textId="575D9F28" w:rsidR="00A0175D" w:rsidRDefault="00A0175D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02C1B8F" wp14:editId="226A0A3C">
            <wp:extent cx="5934075" cy="3324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A1AA" w14:textId="15D9D253" w:rsidR="00092EE4" w:rsidRDefault="00092EE4">
      <w:pPr>
        <w:rPr>
          <w:lang w:val="en-US"/>
        </w:rPr>
      </w:pPr>
    </w:p>
    <w:p w14:paraId="60666C47" w14:textId="091EACF3" w:rsidR="00092EE4" w:rsidRDefault="00092EE4">
      <w:pPr>
        <w:rPr>
          <w:lang w:val="en-US"/>
        </w:rPr>
      </w:pPr>
      <w:r>
        <w:rPr>
          <w:lang w:val="en-US"/>
        </w:rPr>
        <w:t>Then template in design mode must look like</w:t>
      </w:r>
    </w:p>
    <w:p w14:paraId="78DDA0CB" w14:textId="5A252A2D" w:rsidR="00092EE4" w:rsidRDefault="0007706E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C9E1201" wp14:editId="78DDC53D">
            <wp:extent cx="5940425" cy="518858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F6BC" w14:textId="3AA7B31D" w:rsidR="005F2B7B" w:rsidRDefault="00611ED0">
      <w:pPr>
        <w:rPr>
          <w:lang w:val="en-US"/>
        </w:rPr>
      </w:pPr>
      <w:del w:id="49" w:author="Нина Дугиль" w:date="2020-02-10T12:33:00Z">
        <w:r w:rsidRPr="00611ED0" w:rsidDel="000A450E">
          <w:rPr>
            <w:lang w:val="en-US"/>
          </w:rPr>
          <w:lastRenderedPageBreak/>
          <w:delText>And now</w:delText>
        </w:r>
      </w:del>
      <w:ins w:id="50" w:author="Нина Дугиль" w:date="2020-02-10T12:33:00Z">
        <w:r w:rsidR="000A450E" w:rsidRPr="00611ED0">
          <w:rPr>
            <w:lang w:val="en-US"/>
          </w:rPr>
          <w:t>Now</w:t>
        </w:r>
      </w:ins>
      <w:ins w:id="51" w:author="Нина Дугиль" w:date="2020-02-10T12:32:00Z">
        <w:r w:rsidR="000A450E">
          <w:rPr>
            <w:lang w:val="en-US"/>
          </w:rPr>
          <w:t>,</w:t>
        </w:r>
      </w:ins>
      <w:r w:rsidRPr="00611ED0">
        <w:rPr>
          <w:lang w:val="en-US"/>
        </w:rPr>
        <w:t xml:space="preserve"> we move on to the task with an asterisk</w:t>
      </w:r>
      <w:r w:rsidR="004840B2">
        <w:rPr>
          <w:lang w:val="en-US"/>
        </w:rPr>
        <w:t xml:space="preserve">. In 99% cases you do not need this. I just show </w:t>
      </w:r>
      <w:r w:rsidR="004840B2" w:rsidRPr="004840B2">
        <w:rPr>
          <w:lang w:val="en-US"/>
        </w:rPr>
        <w:t>opportunity</w:t>
      </w:r>
      <w:r w:rsidR="004840B2">
        <w:rPr>
          <w:lang w:val="en-US"/>
        </w:rPr>
        <w:t xml:space="preserve"> how to make more complex document.</w:t>
      </w:r>
    </w:p>
    <w:p w14:paraId="3DE0EEFC" w14:textId="66146203" w:rsidR="0018046F" w:rsidRDefault="0018046F">
      <w:pPr>
        <w:rPr>
          <w:lang w:val="en-US"/>
        </w:rPr>
      </w:pPr>
      <w:r>
        <w:rPr>
          <w:lang w:val="en-US"/>
        </w:rPr>
        <w:t xml:space="preserve">If </w:t>
      </w:r>
      <w:r w:rsidR="00C53FA4">
        <w:rPr>
          <w:lang w:val="en-US"/>
        </w:rPr>
        <w:t>you want</w:t>
      </w:r>
      <w:ins w:id="52" w:author="Нина Дугиль" w:date="2020-02-10T12:33:00Z">
        <w:r w:rsidR="000A450E">
          <w:rPr>
            <w:lang w:val="en-US"/>
          </w:rPr>
          <w:t>,</w:t>
        </w:r>
      </w:ins>
      <w:r w:rsidR="00C53FA4">
        <w:rPr>
          <w:lang w:val="en-US"/>
        </w:rPr>
        <w:t xml:space="preserve"> you can make infinit</w:t>
      </w:r>
      <w:ins w:id="53" w:author="Нина Дугиль" w:date="2020-02-10T12:33:00Z">
        <w:r w:rsidR="000A450E">
          <w:rPr>
            <w:lang w:val="en-US"/>
          </w:rPr>
          <w:t>e</w:t>
        </w:r>
      </w:ins>
      <w:del w:id="54" w:author="Нина Дугиль" w:date="2020-02-10T12:33:00Z">
        <w:r w:rsidR="00C53FA4" w:rsidDel="000A450E">
          <w:rPr>
            <w:lang w:val="en-US"/>
          </w:rPr>
          <w:delText>y</w:delText>
        </w:r>
      </w:del>
      <w:r w:rsidR="00C53FA4">
        <w:rPr>
          <w:lang w:val="en-US"/>
        </w:rPr>
        <w:t xml:space="preserve"> depth of your document.</w:t>
      </w:r>
    </w:p>
    <w:p w14:paraId="07810B25" w14:textId="355559E9" w:rsidR="004840B2" w:rsidRDefault="004840B2">
      <w:pPr>
        <w:rPr>
          <w:lang w:val="en-US"/>
        </w:rPr>
      </w:pPr>
      <w:r>
        <w:rPr>
          <w:lang w:val="en-US"/>
        </w:rPr>
        <w:t xml:space="preserve">We need join 2 rows in one placeholder. </w:t>
      </w:r>
      <w:r w:rsidR="000077C7">
        <w:rPr>
          <w:lang w:val="en-US"/>
        </w:rPr>
        <w:t>Unfortunately,</w:t>
      </w:r>
      <w:r>
        <w:rPr>
          <w:lang w:val="en-US"/>
        </w:rPr>
        <w:t xml:space="preserve"> Microsoft Office cannot make placeholder for 2 rows. It can make placeholder for one row or for a whole table.</w:t>
      </w:r>
    </w:p>
    <w:p w14:paraId="02B7A618" w14:textId="77777777" w:rsidR="004840B2" w:rsidRDefault="004840B2">
      <w:pPr>
        <w:rPr>
          <w:lang w:val="en-US"/>
        </w:rPr>
      </w:pPr>
    </w:p>
    <w:p w14:paraId="731B8305" w14:textId="7109A590" w:rsidR="004840B2" w:rsidRDefault="004840B2">
      <w:pPr>
        <w:rPr>
          <w:lang w:val="en-US"/>
        </w:rPr>
      </w:pPr>
      <w:r>
        <w:rPr>
          <w:lang w:val="en-US"/>
        </w:rPr>
        <w:t>There we have 2 way:</w:t>
      </w:r>
    </w:p>
    <w:p w14:paraId="1A217E06" w14:textId="2B55FD97" w:rsidR="004840B2" w:rsidRDefault="004840B2" w:rsidP="004840B2">
      <w:pPr>
        <w:pStyle w:val="a4"/>
        <w:numPr>
          <w:ilvl w:val="0"/>
          <w:numId w:val="1"/>
        </w:numPr>
        <w:rPr>
          <w:lang w:val="en-US"/>
        </w:rPr>
      </w:pPr>
      <w:r>
        <w:rPr>
          <w:lang w:val="en-US"/>
        </w:rPr>
        <w:t>Cheap and wrong</w:t>
      </w:r>
    </w:p>
    <w:p w14:paraId="1CEE59CE" w14:textId="6A24E483" w:rsidR="004840B2" w:rsidRDefault="004840B2" w:rsidP="004840B2">
      <w:pPr>
        <w:pStyle w:val="a4"/>
        <w:numPr>
          <w:ilvl w:val="0"/>
          <w:numId w:val="1"/>
        </w:numPr>
        <w:rPr>
          <w:lang w:val="en-US"/>
        </w:rPr>
      </w:pPr>
      <w:r>
        <w:rPr>
          <w:lang w:val="en-US"/>
        </w:rPr>
        <w:t>More complex and True</w:t>
      </w:r>
    </w:p>
    <w:p w14:paraId="245F5E44" w14:textId="397082AA" w:rsidR="004840B2" w:rsidRDefault="004840B2" w:rsidP="004840B2">
      <w:pPr>
        <w:rPr>
          <w:lang w:val="en-US"/>
        </w:rPr>
      </w:pPr>
    </w:p>
    <w:p w14:paraId="2C5189C7" w14:textId="166CC5AE" w:rsidR="004840B2" w:rsidRDefault="004840B2" w:rsidP="004840B2">
      <w:pPr>
        <w:rPr>
          <w:lang w:val="en-US"/>
        </w:rPr>
      </w:pPr>
      <w:r>
        <w:rPr>
          <w:lang w:val="en-US"/>
        </w:rPr>
        <w:t>First way:</w:t>
      </w:r>
    </w:p>
    <w:p w14:paraId="65E86300" w14:textId="1F2AD915" w:rsidR="004840B2" w:rsidRDefault="004840B2" w:rsidP="004840B2">
      <w:pPr>
        <w:rPr>
          <w:lang w:val="en-US"/>
        </w:rPr>
      </w:pPr>
    </w:p>
    <w:p w14:paraId="49D6CB8D" w14:textId="432ED550" w:rsidR="004840B2" w:rsidRDefault="004840B2" w:rsidP="004840B2">
      <w:pPr>
        <w:rPr>
          <w:lang w:val="en-US"/>
        </w:rPr>
      </w:pPr>
      <w:r>
        <w:rPr>
          <w:lang w:val="en-US"/>
        </w:rPr>
        <w:t xml:space="preserve">Copy your table 3 times </w:t>
      </w:r>
    </w:p>
    <w:p w14:paraId="76BA30DB" w14:textId="15E2348B" w:rsidR="004840B2" w:rsidRDefault="004840B2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001478" wp14:editId="070F008C">
            <wp:extent cx="5934075" cy="2552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7B7C" w14:textId="2CB1C95E" w:rsidR="004840B2" w:rsidRDefault="004840B2" w:rsidP="004840B2">
      <w:pPr>
        <w:rPr>
          <w:lang w:val="en-US"/>
        </w:rPr>
      </w:pPr>
    </w:p>
    <w:p w14:paraId="3B86E028" w14:textId="45BCC85C" w:rsidR="004840B2" w:rsidRDefault="004840B2" w:rsidP="004840B2">
      <w:pPr>
        <w:rPr>
          <w:lang w:val="en-US"/>
        </w:rPr>
      </w:pPr>
      <w:r>
        <w:rPr>
          <w:lang w:val="en-US"/>
        </w:rPr>
        <w:t xml:space="preserve">Cut unnecessary part from each table </w:t>
      </w:r>
    </w:p>
    <w:p w14:paraId="765F4AE2" w14:textId="40C8BBA9" w:rsidR="004840B2" w:rsidRDefault="004840B2" w:rsidP="004840B2">
      <w:pPr>
        <w:rPr>
          <w:lang w:val="en-US"/>
        </w:rPr>
      </w:pPr>
    </w:p>
    <w:p w14:paraId="6FD40A19" w14:textId="769C8CC3" w:rsidR="004840B2" w:rsidRDefault="004840B2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1865B4E" wp14:editId="2E4FA53D">
            <wp:extent cx="5940425" cy="1370965"/>
            <wp:effectExtent l="0" t="0" r="317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F9C4" w14:textId="30535FBE" w:rsidR="004840B2" w:rsidRDefault="004840B2" w:rsidP="004840B2">
      <w:pPr>
        <w:rPr>
          <w:lang w:val="en-US"/>
        </w:rPr>
      </w:pPr>
      <w:r>
        <w:rPr>
          <w:lang w:val="en-US"/>
        </w:rPr>
        <w:t>Make placeholder for whole second table</w:t>
      </w:r>
    </w:p>
    <w:p w14:paraId="098CD20B" w14:textId="5CF020F4" w:rsidR="004840B2" w:rsidRDefault="004840B2" w:rsidP="004840B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77498D2" wp14:editId="3B34355E">
            <wp:extent cx="5934075" cy="1828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DDE7" w14:textId="28E5A08A" w:rsidR="004840B2" w:rsidRDefault="004840B2" w:rsidP="004840B2">
      <w:pPr>
        <w:rPr>
          <w:lang w:val="en-US"/>
        </w:rPr>
      </w:pPr>
    </w:p>
    <w:p w14:paraId="0C4C9BC3" w14:textId="032D0743" w:rsidR="004840B2" w:rsidRDefault="004840B2" w:rsidP="004840B2">
      <w:pPr>
        <w:rPr>
          <w:lang w:val="en-US"/>
        </w:rPr>
      </w:pPr>
    </w:p>
    <w:p w14:paraId="717C47EA" w14:textId="45A54F71" w:rsidR="004840B2" w:rsidRDefault="004840B2" w:rsidP="004840B2">
      <w:pPr>
        <w:rPr>
          <w:lang w:val="en-US"/>
        </w:rPr>
      </w:pPr>
      <w:r>
        <w:rPr>
          <w:lang w:val="en-US"/>
        </w:rPr>
        <w:t>Remove spaces between tables</w:t>
      </w:r>
    </w:p>
    <w:p w14:paraId="71E574B2" w14:textId="7C9E90FA" w:rsidR="004840B2" w:rsidRDefault="00424F02" w:rsidP="004840B2">
      <w:pPr>
        <w:rPr>
          <w:lang w:val="en-US"/>
        </w:rPr>
      </w:pPr>
      <w:r>
        <w:rPr>
          <w:lang w:val="en-US"/>
        </w:rPr>
        <w:t>In my case</w:t>
      </w:r>
      <w:ins w:id="55" w:author="Нина Дугиль" w:date="2020-02-10T12:35:00Z">
        <w:r w:rsidR="000A450E">
          <w:rPr>
            <w:lang w:val="en-US"/>
          </w:rPr>
          <w:t>,</w:t>
        </w:r>
      </w:ins>
      <w:r>
        <w:rPr>
          <w:lang w:val="en-US"/>
        </w:rPr>
        <w:t xml:space="preserve"> it look like</w:t>
      </w:r>
    </w:p>
    <w:p w14:paraId="5551C292" w14:textId="0F2119DE" w:rsidR="00424F02" w:rsidRDefault="00424F02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09A8313" wp14:editId="0103E3BC">
            <wp:extent cx="5940425" cy="82232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1D6D" w14:textId="6A2CCD3D" w:rsidR="00424F02" w:rsidRDefault="00424F02" w:rsidP="004840B2">
      <w:pPr>
        <w:rPr>
          <w:lang w:val="en-US"/>
        </w:rPr>
      </w:pPr>
      <w:r>
        <w:rPr>
          <w:lang w:val="en-US"/>
        </w:rPr>
        <w:t xml:space="preserve">I </w:t>
      </w:r>
      <w:proofErr w:type="gramStart"/>
      <w:r>
        <w:rPr>
          <w:lang w:val="en-US"/>
        </w:rPr>
        <w:t>don’t</w:t>
      </w:r>
      <w:proofErr w:type="gramEnd"/>
      <w:r>
        <w:rPr>
          <w:lang w:val="en-US"/>
        </w:rPr>
        <w:t xml:space="preserve"> like this, maybe</w:t>
      </w:r>
      <w:ins w:id="56" w:author="Нина Дугиль" w:date="2020-02-10T12:35:00Z">
        <w:r w:rsidR="000A450E">
          <w:rPr>
            <w:lang w:val="en-US"/>
          </w:rPr>
          <w:t>,</w:t>
        </w:r>
      </w:ins>
      <w:r>
        <w:rPr>
          <w:lang w:val="en-US"/>
        </w:rPr>
        <w:t xml:space="preserve"> I cannot work with tables.</w:t>
      </w:r>
    </w:p>
    <w:p w14:paraId="46BA406D" w14:textId="72466D1D" w:rsidR="00424F02" w:rsidRDefault="00424F02" w:rsidP="004840B2">
      <w:pPr>
        <w:rPr>
          <w:lang w:val="en-US"/>
        </w:rPr>
      </w:pPr>
    </w:p>
    <w:p w14:paraId="12D4DCD6" w14:textId="268BF84B" w:rsidR="00424F02" w:rsidRDefault="00424F02" w:rsidP="004840B2">
      <w:pPr>
        <w:rPr>
          <w:lang w:val="en-US"/>
        </w:rPr>
      </w:pPr>
      <w:r>
        <w:rPr>
          <w:lang w:val="en-US"/>
        </w:rPr>
        <w:t>Second way I prefer:</w:t>
      </w:r>
    </w:p>
    <w:p w14:paraId="62C10EB7" w14:textId="2648CBB2" w:rsidR="00424F02" w:rsidRDefault="00424F02" w:rsidP="004840B2">
      <w:pPr>
        <w:rPr>
          <w:lang w:val="en-US"/>
        </w:rPr>
      </w:pPr>
      <w:r>
        <w:rPr>
          <w:lang w:val="en-US"/>
        </w:rPr>
        <w:t xml:space="preserve">Select </w:t>
      </w:r>
      <w:del w:id="57" w:author="Нина Дугиль" w:date="2020-02-10T12:35:00Z">
        <w:r w:rsidDel="000A450E">
          <w:rPr>
            <w:lang w:val="en-US"/>
          </w:rPr>
          <w:delText>2</w:delText>
        </w:r>
      </w:del>
      <w:ins w:id="58" w:author="Нина Дугиль" w:date="2020-02-10T12:35:00Z">
        <w:r w:rsidR="000A450E">
          <w:rPr>
            <w:lang w:val="en-US"/>
          </w:rPr>
          <w:t>two</w:t>
        </w:r>
      </w:ins>
      <w:r>
        <w:rPr>
          <w:lang w:val="en-US"/>
        </w:rPr>
        <w:t xml:space="preserve"> rows</w:t>
      </w:r>
      <w:del w:id="59" w:author="Нина Дугиль" w:date="2020-02-10T12:35:00Z">
        <w:r w:rsidDel="000A450E">
          <w:rPr>
            <w:lang w:val="en-US"/>
          </w:rPr>
          <w:delText>,  make</w:delText>
        </w:r>
      </w:del>
      <w:ins w:id="60" w:author="Нина Дугиль" w:date="2020-02-10T12:35:00Z">
        <w:r w:rsidR="000A450E">
          <w:rPr>
            <w:lang w:val="en-US"/>
          </w:rPr>
          <w:t>, make</w:t>
        </w:r>
      </w:ins>
      <w:r>
        <w:rPr>
          <w:lang w:val="en-US"/>
        </w:rPr>
        <w:t xml:space="preserve"> </w:t>
      </w:r>
      <w:del w:id="61" w:author="Нина Дугиль" w:date="2020-02-10T12:35:00Z">
        <w:r w:rsidDel="000A450E">
          <w:rPr>
            <w:lang w:val="en-US"/>
          </w:rPr>
          <w:delText>place holder</w:delText>
        </w:r>
      </w:del>
      <w:ins w:id="62" w:author="Нина Дугиль" w:date="2020-02-10T12:35:00Z">
        <w:r w:rsidR="000A450E">
          <w:rPr>
            <w:lang w:val="en-US"/>
          </w:rPr>
          <w:t>placeholder</w:t>
        </w:r>
      </w:ins>
      <w:r>
        <w:rPr>
          <w:lang w:val="en-US"/>
        </w:rPr>
        <w:t xml:space="preserve">. Office create </w:t>
      </w:r>
      <w:proofErr w:type="gramStart"/>
      <w:r>
        <w:rPr>
          <w:lang w:val="en-US"/>
        </w:rPr>
        <w:t>place</w:t>
      </w:r>
      <w:del w:id="63" w:author="Нина Дугиль" w:date="2020-02-10T12:35:00Z">
        <w:r w:rsidDel="000A450E">
          <w:rPr>
            <w:lang w:val="en-US"/>
          </w:rPr>
          <w:delText xml:space="preserve"> </w:delText>
        </w:r>
      </w:del>
      <w:r>
        <w:rPr>
          <w:lang w:val="en-US"/>
        </w:rPr>
        <w:t>holder</w:t>
      </w:r>
      <w:proofErr w:type="gramEnd"/>
      <w:r>
        <w:rPr>
          <w:lang w:val="en-US"/>
        </w:rPr>
        <w:t xml:space="preserve"> for first row. It is ok.</w:t>
      </w:r>
    </w:p>
    <w:p w14:paraId="6825E45D" w14:textId="0B5A203B" w:rsidR="00424F02" w:rsidRDefault="00424F02" w:rsidP="004840B2">
      <w:pPr>
        <w:rPr>
          <w:lang w:val="en-US"/>
        </w:rPr>
      </w:pPr>
    </w:p>
    <w:p w14:paraId="1B932272" w14:textId="769D2CED" w:rsidR="00424F02" w:rsidRDefault="00424F02" w:rsidP="004840B2">
      <w:pPr>
        <w:rPr>
          <w:lang w:val="en-US"/>
        </w:rPr>
      </w:pPr>
    </w:p>
    <w:p w14:paraId="06D1852D" w14:textId="246C6A01" w:rsidR="00424F02" w:rsidRDefault="00424F02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8F562DB" wp14:editId="044356CD">
            <wp:extent cx="5934075" cy="2914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6F51" w14:textId="29F559F2" w:rsidR="00424F02" w:rsidRDefault="00424F02" w:rsidP="004840B2">
      <w:pPr>
        <w:rPr>
          <w:lang w:val="en-US"/>
        </w:rPr>
      </w:pPr>
    </w:p>
    <w:p w14:paraId="44887334" w14:textId="1A77E9FB" w:rsidR="00424F02" w:rsidRDefault="00424F02" w:rsidP="004840B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0BDB57A" wp14:editId="242EAE04">
            <wp:extent cx="5934075" cy="2352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F178" w14:textId="4F6BC002" w:rsidR="00424F02" w:rsidRDefault="00424F02" w:rsidP="004840B2">
      <w:pPr>
        <w:rPr>
          <w:lang w:val="en-US"/>
        </w:rPr>
      </w:pPr>
    </w:p>
    <w:p w14:paraId="73B1DBB3" w14:textId="69CA0A10" w:rsidR="00424F02" w:rsidRDefault="00424F02" w:rsidP="004840B2">
      <w:pPr>
        <w:rPr>
          <w:lang w:val="en-US"/>
        </w:rPr>
      </w:pPr>
      <w:r>
        <w:rPr>
          <w:lang w:val="en-US"/>
        </w:rPr>
        <w:t>Now</w:t>
      </w:r>
      <w:del w:id="64" w:author="Нина Дугиль" w:date="2020-02-10T12:36:00Z">
        <w:r w:rsidDel="000A450E">
          <w:rPr>
            <w:lang w:val="en-US"/>
          </w:rPr>
          <w:delText xml:space="preserve">  save</w:delText>
        </w:r>
      </w:del>
      <w:ins w:id="65" w:author="Нина Дугиль" w:date="2020-02-10T12:36:00Z">
        <w:r w:rsidR="000A450E">
          <w:rPr>
            <w:lang w:val="en-US"/>
          </w:rPr>
          <w:t>, save</w:t>
        </w:r>
      </w:ins>
      <w:r>
        <w:rPr>
          <w:lang w:val="en-US"/>
        </w:rPr>
        <w:t xml:space="preserve"> </w:t>
      </w:r>
      <w:ins w:id="66" w:author="Нина Дугиль" w:date="2020-02-10T12:35:00Z">
        <w:r w:rsidR="000A450E">
          <w:rPr>
            <w:lang w:val="en-US"/>
          </w:rPr>
          <w:t xml:space="preserve">the </w:t>
        </w:r>
      </w:ins>
      <w:r>
        <w:rPr>
          <w:lang w:val="en-US"/>
        </w:rPr>
        <w:t>template, close office.</w:t>
      </w:r>
    </w:p>
    <w:p w14:paraId="549D630C" w14:textId="6009A208" w:rsidR="00426334" w:rsidRDefault="00426334" w:rsidP="004840B2">
      <w:pPr>
        <w:rPr>
          <w:lang w:val="en-US"/>
        </w:rPr>
      </w:pPr>
    </w:p>
    <w:p w14:paraId="6C99FC52" w14:textId="1207B285" w:rsidR="00426334" w:rsidRDefault="00426334" w:rsidP="004840B2">
      <w:pPr>
        <w:rPr>
          <w:lang w:val="en-US"/>
        </w:rPr>
      </w:pPr>
      <w:r>
        <w:rPr>
          <w:lang w:val="en-US"/>
        </w:rPr>
        <w:t>Rename template.docx to template.zip</w:t>
      </w:r>
    </w:p>
    <w:p w14:paraId="4C584905" w14:textId="1D49366D" w:rsidR="00426334" w:rsidRDefault="00426334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427494C" wp14:editId="418C3E9C">
            <wp:extent cx="1409700" cy="371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A85A" w14:textId="1DB11840" w:rsidR="00426334" w:rsidRDefault="00426334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2B83CE9" wp14:editId="0FA4FB14">
            <wp:extent cx="1419225" cy="285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1F0D" w14:textId="7DE9602D" w:rsidR="00426334" w:rsidRDefault="00426334" w:rsidP="004840B2">
      <w:pPr>
        <w:rPr>
          <w:lang w:val="en-US"/>
        </w:rPr>
      </w:pPr>
    </w:p>
    <w:p w14:paraId="7D1B9DA6" w14:textId="5D4E3C3F" w:rsidR="00426334" w:rsidRDefault="00426334" w:rsidP="004840B2">
      <w:pPr>
        <w:rPr>
          <w:lang w:val="en-US"/>
        </w:rPr>
      </w:pPr>
      <w:r>
        <w:rPr>
          <w:lang w:val="en-US"/>
        </w:rPr>
        <w:t>Unpack to subfolder</w:t>
      </w:r>
    </w:p>
    <w:p w14:paraId="1D6A274A" w14:textId="4F07E2E4" w:rsidR="00426334" w:rsidRDefault="00426334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4A8AE0B" wp14:editId="7822137C">
            <wp:extent cx="1514475" cy="523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23AF" w14:textId="6A1DCCC9" w:rsidR="00426334" w:rsidRDefault="00426334" w:rsidP="004840B2">
      <w:pPr>
        <w:rPr>
          <w:lang w:val="en-US"/>
        </w:rPr>
      </w:pPr>
    </w:p>
    <w:p w14:paraId="14462A24" w14:textId="252B6DCB" w:rsidR="00426334" w:rsidRDefault="00426334" w:rsidP="004840B2">
      <w:pPr>
        <w:rPr>
          <w:lang w:val="en-US"/>
        </w:rPr>
      </w:pPr>
      <w:r>
        <w:rPr>
          <w:lang w:val="en-US"/>
        </w:rPr>
        <w:t>Navigate inside</w:t>
      </w:r>
      <w:r w:rsidR="00E221F0">
        <w:rPr>
          <w:lang w:val="en-US"/>
        </w:rPr>
        <w:t xml:space="preserve">, then in subfolder ‘word’ </w:t>
      </w:r>
    </w:p>
    <w:p w14:paraId="0E1FDDFD" w14:textId="3ED05BE4" w:rsidR="00E221F0" w:rsidRDefault="00E221F0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C360617" wp14:editId="6102ADBF">
            <wp:extent cx="1645920" cy="10972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98680" w14:textId="77777777" w:rsidR="00426334" w:rsidRDefault="00426334" w:rsidP="004840B2">
      <w:pPr>
        <w:rPr>
          <w:lang w:val="en-US"/>
        </w:rPr>
      </w:pPr>
    </w:p>
    <w:p w14:paraId="245C1BB3" w14:textId="5A621C0F" w:rsidR="00424F02" w:rsidRPr="0018046F" w:rsidRDefault="00426334" w:rsidP="004840B2">
      <w:pPr>
        <w:rPr>
          <w:lang w:val="en-US"/>
        </w:rPr>
      </w:pPr>
      <w:r>
        <w:rPr>
          <w:lang w:val="en-US"/>
        </w:rPr>
        <w:t xml:space="preserve">We need notepad++ </w:t>
      </w:r>
      <w:r w:rsidR="00E514AD">
        <w:fldChar w:fldCharType="begin"/>
      </w:r>
      <w:r w:rsidR="00E514AD" w:rsidRPr="00FA731E">
        <w:rPr>
          <w:lang w:val="en-US"/>
          <w:rPrChange w:id="67" w:author="Нина Дугиль" w:date="2020-02-10T12:11:00Z">
            <w:rPr/>
          </w:rPrChange>
        </w:rPr>
        <w:instrText xml:space="preserve"> HYPERLINK "https://notepad-plus-plus.org/downloads/" </w:instrText>
      </w:r>
      <w:r w:rsidR="00E514AD">
        <w:fldChar w:fldCharType="separate"/>
      </w:r>
      <w:r w:rsidRPr="00426334">
        <w:rPr>
          <w:rStyle w:val="a3"/>
          <w:lang w:val="en-US"/>
        </w:rPr>
        <w:t>https://notepad-plus-plus.org/downloads/</w:t>
      </w:r>
      <w:r w:rsidR="00E514AD">
        <w:rPr>
          <w:rStyle w:val="a3"/>
          <w:lang w:val="en-US"/>
        </w:rPr>
        <w:fldChar w:fldCharType="end"/>
      </w:r>
    </w:p>
    <w:p w14:paraId="00DB4A50" w14:textId="77BE90E3" w:rsidR="00E221F0" w:rsidRPr="0018046F" w:rsidRDefault="00E221F0" w:rsidP="004840B2">
      <w:pPr>
        <w:rPr>
          <w:lang w:val="en-US"/>
        </w:rPr>
      </w:pPr>
    </w:p>
    <w:p w14:paraId="64C94CA6" w14:textId="57A4FA37" w:rsidR="00E221F0" w:rsidRDefault="00E221F0" w:rsidP="004840B2">
      <w:pPr>
        <w:rPr>
          <w:lang w:val="en-US"/>
        </w:rPr>
      </w:pPr>
      <w:r>
        <w:rPr>
          <w:lang w:val="en-US"/>
        </w:rPr>
        <w:t xml:space="preserve">Open document.xml with notepad++ </w:t>
      </w:r>
    </w:p>
    <w:p w14:paraId="6F1FF907" w14:textId="38A174B5" w:rsidR="00E221F0" w:rsidRDefault="00E221F0" w:rsidP="004840B2">
      <w:pPr>
        <w:rPr>
          <w:lang w:val="en-US"/>
        </w:rPr>
      </w:pPr>
    </w:p>
    <w:p w14:paraId="250724A3" w14:textId="688A4981" w:rsidR="00E221F0" w:rsidRDefault="00E221F0" w:rsidP="004840B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AEDB8CB" wp14:editId="7C4081FA">
            <wp:extent cx="3762375" cy="2190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2D9B2" w14:textId="5D10F8BB" w:rsidR="00E221F0" w:rsidRDefault="00E221F0" w:rsidP="004840B2">
      <w:pPr>
        <w:rPr>
          <w:lang w:val="en-US"/>
        </w:rPr>
      </w:pPr>
    </w:p>
    <w:p w14:paraId="6F230435" w14:textId="2D022383" w:rsidR="00E221F0" w:rsidRDefault="00E221F0" w:rsidP="004840B2">
      <w:pPr>
        <w:rPr>
          <w:lang w:val="en-US"/>
        </w:rPr>
      </w:pPr>
      <w:r>
        <w:rPr>
          <w:lang w:val="en-US"/>
        </w:rPr>
        <w:t xml:space="preserve">Navigate plugin-&gt;plugins </w:t>
      </w:r>
      <w:proofErr w:type="gramStart"/>
      <w:r>
        <w:rPr>
          <w:lang w:val="en-US"/>
        </w:rPr>
        <w:t>admin..</w:t>
      </w:r>
      <w:proofErr w:type="gramEnd"/>
    </w:p>
    <w:p w14:paraId="29EE4CCE" w14:textId="36053C40" w:rsidR="00E221F0" w:rsidRDefault="00E221F0" w:rsidP="004840B2">
      <w:pPr>
        <w:rPr>
          <w:lang w:val="en-US"/>
        </w:rPr>
      </w:pPr>
    </w:p>
    <w:p w14:paraId="01E52CAF" w14:textId="75C8A22A" w:rsidR="00E221F0" w:rsidRPr="00E221F0" w:rsidRDefault="00E221F0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176D97A" wp14:editId="261459E0">
            <wp:extent cx="3017520" cy="15544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7DAA" w14:textId="461934FA" w:rsidR="00426334" w:rsidRDefault="00426334" w:rsidP="004840B2">
      <w:pPr>
        <w:rPr>
          <w:lang w:val="en-US"/>
        </w:rPr>
      </w:pPr>
    </w:p>
    <w:p w14:paraId="5012333C" w14:textId="65446B86" w:rsidR="00E221F0" w:rsidRDefault="00E221F0" w:rsidP="004840B2">
      <w:pPr>
        <w:rPr>
          <w:lang w:val="en-US"/>
        </w:rPr>
      </w:pPr>
    </w:p>
    <w:p w14:paraId="0CDDCEA5" w14:textId="03D30BFA" w:rsidR="00E221F0" w:rsidRDefault="00E221F0" w:rsidP="004840B2">
      <w:pPr>
        <w:rPr>
          <w:lang w:val="en-US"/>
        </w:rPr>
      </w:pPr>
      <w:r>
        <w:rPr>
          <w:lang w:val="en-US"/>
        </w:rPr>
        <w:t>Search “</w:t>
      </w:r>
      <w:r w:rsidRPr="00E221F0">
        <w:rPr>
          <w:lang w:val="en-US"/>
        </w:rPr>
        <w:t>Xml tools</w:t>
      </w:r>
      <w:r>
        <w:rPr>
          <w:lang w:val="en-US"/>
        </w:rPr>
        <w:t>”</w:t>
      </w:r>
    </w:p>
    <w:p w14:paraId="527F39DB" w14:textId="75DB5DB2" w:rsidR="00E221F0" w:rsidRDefault="00E221F0" w:rsidP="004840B2">
      <w:pPr>
        <w:rPr>
          <w:lang w:val="en-US"/>
        </w:rPr>
      </w:pPr>
    </w:p>
    <w:p w14:paraId="7BA67F61" w14:textId="714A656F" w:rsidR="00E221F0" w:rsidRDefault="00E221F0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B628CD9" wp14:editId="616A3855">
            <wp:extent cx="4724400" cy="3028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3F85" w14:textId="37573FD3" w:rsidR="00E221F0" w:rsidRDefault="00E221F0" w:rsidP="004840B2">
      <w:pPr>
        <w:rPr>
          <w:lang w:val="en-US"/>
        </w:rPr>
      </w:pPr>
      <w:r>
        <w:rPr>
          <w:lang w:val="en-US"/>
        </w:rPr>
        <w:lastRenderedPageBreak/>
        <w:t>Install</w:t>
      </w:r>
    </w:p>
    <w:p w14:paraId="07CFD434" w14:textId="64FAEB32" w:rsidR="00E221F0" w:rsidRDefault="00FA64E4" w:rsidP="004840B2">
      <w:pPr>
        <w:rPr>
          <w:lang w:val="en-US"/>
        </w:rPr>
      </w:pPr>
      <w:r>
        <w:rPr>
          <w:lang w:val="en-US"/>
        </w:rPr>
        <w:t>Now you can pretty print xml document</w:t>
      </w:r>
    </w:p>
    <w:p w14:paraId="091DDB59" w14:textId="78E7B721" w:rsidR="00FA64E4" w:rsidRDefault="00FA64E4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1EBCD1F" wp14:editId="24520071">
            <wp:extent cx="4943475" cy="3981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2403" w14:textId="28387A8E" w:rsidR="00FA64E4" w:rsidRDefault="00FA64E4" w:rsidP="004840B2">
      <w:pPr>
        <w:rPr>
          <w:lang w:val="en-US"/>
        </w:rPr>
      </w:pPr>
    </w:p>
    <w:p w14:paraId="19C26FE8" w14:textId="031642B5" w:rsidR="00FA64E4" w:rsidRDefault="00FA64E4" w:rsidP="004840B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EC9FAA5" wp14:editId="3900AB12">
            <wp:extent cx="5934075" cy="46291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CF7B" w14:textId="7B695E3A" w:rsidR="0026198A" w:rsidRDefault="0026198A" w:rsidP="004840B2">
      <w:pPr>
        <w:rPr>
          <w:lang w:val="en-US"/>
        </w:rPr>
      </w:pPr>
    </w:p>
    <w:p w14:paraId="1450BEEA" w14:textId="7A6EF3DD" w:rsidR="0026198A" w:rsidRDefault="0026198A" w:rsidP="004840B2">
      <w:pPr>
        <w:rPr>
          <w:lang w:val="en-US"/>
        </w:rPr>
      </w:pPr>
      <w:r>
        <w:rPr>
          <w:lang w:val="en-US"/>
        </w:rPr>
        <w:t xml:space="preserve">Find </w:t>
      </w:r>
      <w:r w:rsidR="00B9231D">
        <w:rPr>
          <w:lang w:val="en-US"/>
        </w:rPr>
        <w:t>placeholder we created. In our case it document2</w:t>
      </w:r>
    </w:p>
    <w:p w14:paraId="0D8E5229" w14:textId="0D798E75" w:rsidR="00B9231D" w:rsidRDefault="00B9231D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5D1F02D" wp14:editId="2CC0E33B">
            <wp:extent cx="2352675" cy="8191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D0C9" w14:textId="2C6206A1" w:rsidR="00B9231D" w:rsidRDefault="00B9231D" w:rsidP="004840B2">
      <w:pPr>
        <w:rPr>
          <w:lang w:val="en-US"/>
        </w:rPr>
      </w:pPr>
      <w:proofErr w:type="spellStart"/>
      <w:r>
        <w:rPr>
          <w:lang w:val="en-US"/>
        </w:rPr>
        <w:t>Ctrl+f</w:t>
      </w:r>
      <w:proofErr w:type="spellEnd"/>
    </w:p>
    <w:p w14:paraId="47A52195" w14:textId="25063BD4" w:rsidR="00B9231D" w:rsidRDefault="00B9231D" w:rsidP="004840B2">
      <w:pPr>
        <w:rPr>
          <w:lang w:val="en-US"/>
        </w:rPr>
      </w:pPr>
    </w:p>
    <w:p w14:paraId="7B3200AA" w14:textId="23C5FE2C" w:rsidR="00B9231D" w:rsidRDefault="00B9231D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E58065" wp14:editId="137352FF">
            <wp:extent cx="5591175" cy="8477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AB15" w14:textId="3BE54261" w:rsidR="00B9231D" w:rsidRDefault="00B9231D" w:rsidP="004840B2">
      <w:pPr>
        <w:rPr>
          <w:lang w:val="en-US"/>
        </w:rPr>
      </w:pPr>
    </w:p>
    <w:p w14:paraId="653068FD" w14:textId="25EF563E" w:rsidR="00B9231D" w:rsidRDefault="00B9231D" w:rsidP="004840B2">
      <w:pPr>
        <w:rPr>
          <w:lang w:val="en-US"/>
        </w:rPr>
      </w:pPr>
      <w:r>
        <w:rPr>
          <w:lang w:val="en-US"/>
        </w:rPr>
        <w:t>We can see our placeholder</w:t>
      </w:r>
    </w:p>
    <w:p w14:paraId="69CC49DC" w14:textId="4C305D1D" w:rsidR="00B9231D" w:rsidRDefault="00B9231D" w:rsidP="004840B2">
      <w:pPr>
        <w:rPr>
          <w:lang w:val="en-US"/>
        </w:rPr>
      </w:pPr>
      <w:r w:rsidRPr="00B9231D">
        <w:rPr>
          <w:lang w:val="en-US"/>
        </w:rPr>
        <w:t>&lt;</w:t>
      </w:r>
      <w:proofErr w:type="spellStart"/>
      <w:r w:rsidRPr="00B9231D">
        <w:rPr>
          <w:lang w:val="en-US"/>
        </w:rPr>
        <w:t>w</w:t>
      </w:r>
      <w:proofErr w:type="gramStart"/>
      <w:r w:rsidRPr="00B9231D">
        <w:rPr>
          <w:lang w:val="en-US"/>
        </w:rPr>
        <w:t>:tag</w:t>
      </w:r>
      <w:proofErr w:type="spellEnd"/>
      <w:proofErr w:type="gramEnd"/>
      <w:r w:rsidRPr="00B9231D">
        <w:rPr>
          <w:lang w:val="en-US"/>
        </w:rPr>
        <w:t xml:space="preserve"> w:val="document2"/&gt;</w:t>
      </w:r>
    </w:p>
    <w:p w14:paraId="65C7D7F3" w14:textId="3EB47D9D" w:rsidR="00B9231D" w:rsidRDefault="00B9231D" w:rsidP="004840B2">
      <w:pPr>
        <w:rPr>
          <w:lang w:val="en-US"/>
        </w:rPr>
      </w:pPr>
    </w:p>
    <w:p w14:paraId="2D43BEF0" w14:textId="7670EDF6" w:rsidR="00B9231D" w:rsidRDefault="00B9231D" w:rsidP="004840B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42B8AE0" wp14:editId="30F4C9FD">
            <wp:extent cx="3848100" cy="1838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DAB2" w14:textId="1B9AB4D5" w:rsidR="00B9231D" w:rsidRDefault="00B9231D" w:rsidP="004840B2">
      <w:pPr>
        <w:rPr>
          <w:lang w:val="en-US"/>
        </w:rPr>
      </w:pPr>
    </w:p>
    <w:p w14:paraId="19181058" w14:textId="16A7D570" w:rsidR="00B9231D" w:rsidRDefault="00B9231D" w:rsidP="004840B2">
      <w:pPr>
        <w:rPr>
          <w:lang w:val="en-US"/>
        </w:rPr>
      </w:pPr>
      <w:r>
        <w:rPr>
          <w:lang w:val="en-US"/>
        </w:rPr>
        <w:t xml:space="preserve">It </w:t>
      </w:r>
      <w:del w:id="68" w:author="Нина Дугиль" w:date="2020-02-10T12:36:00Z">
        <w:r w:rsidDel="000A450E">
          <w:rPr>
            <w:lang w:val="en-US"/>
          </w:rPr>
          <w:delText>strat</w:delText>
        </w:r>
      </w:del>
      <w:ins w:id="69" w:author="Нина Дугиль" w:date="2020-02-10T12:36:00Z">
        <w:r w:rsidR="000A450E">
          <w:rPr>
            <w:lang w:val="en-US"/>
          </w:rPr>
          <w:t>starts</w:t>
        </w:r>
      </w:ins>
      <w:r>
        <w:rPr>
          <w:lang w:val="en-US"/>
        </w:rPr>
        <w:t xml:space="preserve"> in line 1293 with tag </w:t>
      </w:r>
      <w:r w:rsidRPr="00B9231D">
        <w:rPr>
          <w:lang w:val="en-US"/>
        </w:rPr>
        <w:t>&lt;</w:t>
      </w:r>
      <w:proofErr w:type="spellStart"/>
      <w:r w:rsidRPr="00B9231D">
        <w:rPr>
          <w:lang w:val="en-US"/>
        </w:rPr>
        <w:t>w</w:t>
      </w:r>
      <w:proofErr w:type="gramStart"/>
      <w:r w:rsidRPr="00B9231D">
        <w:rPr>
          <w:lang w:val="en-US"/>
        </w:rPr>
        <w:t>:sdt</w:t>
      </w:r>
      <w:proofErr w:type="spellEnd"/>
      <w:proofErr w:type="gramEnd"/>
      <w:r w:rsidRPr="00B9231D">
        <w:rPr>
          <w:lang w:val="en-US"/>
        </w:rPr>
        <w:t>&gt;</w:t>
      </w:r>
    </w:p>
    <w:p w14:paraId="72D7B2EA" w14:textId="57F7AB66" w:rsidR="00B9231D" w:rsidRDefault="00B9231D" w:rsidP="004840B2">
      <w:pPr>
        <w:rPr>
          <w:lang w:val="en-US"/>
        </w:rPr>
      </w:pPr>
    </w:p>
    <w:p w14:paraId="53775393" w14:textId="239D1569" w:rsidR="00B9231D" w:rsidRDefault="00B9231D" w:rsidP="004840B2">
      <w:pPr>
        <w:rPr>
          <w:lang w:val="en-US"/>
        </w:rPr>
      </w:pPr>
      <w:r>
        <w:rPr>
          <w:lang w:val="en-US"/>
        </w:rPr>
        <w:t>Collapse tree to see where it end</w:t>
      </w:r>
    </w:p>
    <w:p w14:paraId="5C4B279F" w14:textId="4A3BEDBB" w:rsidR="00B9231D" w:rsidRDefault="00B9231D" w:rsidP="004840B2">
      <w:pPr>
        <w:rPr>
          <w:lang w:val="en-US"/>
        </w:rPr>
      </w:pPr>
    </w:p>
    <w:p w14:paraId="781BF925" w14:textId="13AF9F9A" w:rsidR="00B9231D" w:rsidRDefault="00B9231D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409F5BF" wp14:editId="3D5F574E">
            <wp:extent cx="1924050" cy="609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8301" w14:textId="256D7B6A" w:rsidR="00B9231D" w:rsidRDefault="00B9231D" w:rsidP="004840B2">
      <w:pPr>
        <w:rPr>
          <w:lang w:val="en-US"/>
        </w:rPr>
      </w:pPr>
    </w:p>
    <w:p w14:paraId="74246B1F" w14:textId="73D9332D" w:rsidR="00B9231D" w:rsidRDefault="00B9231D" w:rsidP="004840B2">
      <w:pPr>
        <w:rPr>
          <w:lang w:val="en-US"/>
        </w:rPr>
      </w:pPr>
      <w:r>
        <w:rPr>
          <w:lang w:val="en-US"/>
        </w:rPr>
        <w:t xml:space="preserve">It end near </w:t>
      </w:r>
      <w:del w:id="70" w:author="Нина Дугиль" w:date="2020-02-10T12:37:00Z">
        <w:r w:rsidDel="000A450E">
          <w:rPr>
            <w:lang w:val="en-US"/>
          </w:rPr>
          <w:delText>line  1621</w:delText>
        </w:r>
      </w:del>
      <w:ins w:id="71" w:author="Нина Дугиль" w:date="2020-02-10T12:37:00Z">
        <w:r w:rsidR="000A450E">
          <w:rPr>
            <w:lang w:val="en-US"/>
          </w:rPr>
          <w:t>line 1621</w:t>
        </w:r>
      </w:ins>
    </w:p>
    <w:p w14:paraId="714940A2" w14:textId="694CCC90" w:rsidR="00B9231D" w:rsidRDefault="00B9231D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5F1E4A7" wp14:editId="225CDAE4">
            <wp:extent cx="1920240" cy="548640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B2B0" w14:textId="2CE3E5E0" w:rsidR="00142FD3" w:rsidRDefault="00142FD3" w:rsidP="004840B2">
      <w:pPr>
        <w:rPr>
          <w:lang w:val="en-US"/>
        </w:rPr>
      </w:pPr>
    </w:p>
    <w:p w14:paraId="3DF69758" w14:textId="6E8D2EFE" w:rsidR="00142FD3" w:rsidRDefault="00142FD3" w:rsidP="004840B2">
      <w:pPr>
        <w:rPr>
          <w:lang w:val="en-US"/>
        </w:rPr>
      </w:pPr>
      <w:r>
        <w:rPr>
          <w:lang w:val="en-US"/>
        </w:rPr>
        <w:t xml:space="preserve">Now </w:t>
      </w:r>
      <w:r w:rsidR="001E17F5">
        <w:rPr>
          <w:lang w:val="en-US"/>
        </w:rPr>
        <w:t>collapse</w:t>
      </w:r>
      <w:r>
        <w:rPr>
          <w:lang w:val="en-US"/>
        </w:rPr>
        <w:t xml:space="preserve"> next placeholder to see where it end</w:t>
      </w:r>
      <w:ins w:id="72" w:author="Нина Дугиль" w:date="2020-02-10T12:37:00Z">
        <w:r w:rsidR="000A450E">
          <w:rPr>
            <w:lang w:val="en-US"/>
          </w:rPr>
          <w:t>s</w:t>
        </w:r>
      </w:ins>
    </w:p>
    <w:p w14:paraId="600134F1" w14:textId="35BC53C3" w:rsidR="00142FD3" w:rsidRDefault="00142FD3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2D7CAC4" wp14:editId="3001C25F">
            <wp:extent cx="1971675" cy="866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4093" w14:textId="100BCDB4" w:rsidR="00142FD3" w:rsidRDefault="00142FD3" w:rsidP="004840B2">
      <w:pPr>
        <w:rPr>
          <w:lang w:val="en-US"/>
        </w:rPr>
      </w:pPr>
    </w:p>
    <w:p w14:paraId="2FDF2E8F" w14:textId="3950CAF9" w:rsidR="00142FD3" w:rsidRDefault="00142FD3" w:rsidP="004840B2">
      <w:pPr>
        <w:rPr>
          <w:lang w:val="en-US"/>
        </w:rPr>
      </w:pPr>
      <w:r>
        <w:rPr>
          <w:lang w:val="en-US"/>
        </w:rPr>
        <w:t>It end</w:t>
      </w:r>
      <w:ins w:id="73" w:author="Нина Дугиль" w:date="2020-02-10T12:37:00Z">
        <w:r w:rsidR="000A450E">
          <w:rPr>
            <w:lang w:val="en-US"/>
          </w:rPr>
          <w:t>s</w:t>
        </w:r>
      </w:ins>
      <w:r>
        <w:rPr>
          <w:lang w:val="en-US"/>
        </w:rPr>
        <w:t xml:space="preserve"> near </w:t>
      </w:r>
      <w:proofErr w:type="gramStart"/>
      <w:r>
        <w:rPr>
          <w:lang w:val="en-US"/>
        </w:rPr>
        <w:t>line  1757</w:t>
      </w:r>
      <w:proofErr w:type="gramEnd"/>
      <w:r>
        <w:rPr>
          <w:lang w:val="en-US"/>
        </w:rPr>
        <w:t xml:space="preserve"> </w:t>
      </w:r>
    </w:p>
    <w:p w14:paraId="2EB5811A" w14:textId="1DFA3AE3" w:rsidR="00142FD3" w:rsidRDefault="00142FD3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1C414D6" wp14:editId="4976F941">
            <wp:extent cx="2009775" cy="723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CEE3" w14:textId="50D489C0" w:rsidR="00142FD3" w:rsidRDefault="00142FD3" w:rsidP="004840B2">
      <w:pPr>
        <w:rPr>
          <w:lang w:val="en-US"/>
        </w:rPr>
      </w:pPr>
    </w:p>
    <w:p w14:paraId="04B56EB5" w14:textId="0E1B5605" w:rsidR="00142FD3" w:rsidRDefault="00142FD3" w:rsidP="004840B2">
      <w:pPr>
        <w:rPr>
          <w:lang w:val="en-US"/>
        </w:rPr>
      </w:pPr>
      <w:r>
        <w:rPr>
          <w:lang w:val="en-US"/>
        </w:rPr>
        <w:t>Expand all.</w:t>
      </w:r>
    </w:p>
    <w:p w14:paraId="49BFA9E0" w14:textId="71999CB5" w:rsidR="00142FD3" w:rsidRDefault="00142FD3" w:rsidP="004840B2">
      <w:pPr>
        <w:rPr>
          <w:lang w:val="en-US"/>
        </w:rPr>
      </w:pPr>
      <w:r>
        <w:rPr>
          <w:lang w:val="en-US"/>
        </w:rPr>
        <w:t>Go to line 1621</w:t>
      </w:r>
    </w:p>
    <w:p w14:paraId="2D1DCDFB" w14:textId="6EBD9154" w:rsidR="00142FD3" w:rsidRDefault="00142FD3" w:rsidP="004840B2">
      <w:pPr>
        <w:rPr>
          <w:lang w:val="en-US"/>
        </w:rPr>
      </w:pPr>
      <w:r>
        <w:rPr>
          <w:lang w:val="en-US"/>
        </w:rPr>
        <w:lastRenderedPageBreak/>
        <w:t xml:space="preserve">Cut 2 </w:t>
      </w:r>
      <w:proofErr w:type="gramStart"/>
      <w:r>
        <w:rPr>
          <w:lang w:val="en-US"/>
        </w:rPr>
        <w:t>lines  1619</w:t>
      </w:r>
      <w:proofErr w:type="gramEnd"/>
      <w:r>
        <w:rPr>
          <w:lang w:val="en-US"/>
        </w:rPr>
        <w:t xml:space="preserve">, 1620 </w:t>
      </w:r>
    </w:p>
    <w:p w14:paraId="797D2B70" w14:textId="76663C38" w:rsidR="00142FD3" w:rsidRDefault="00142FD3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CC58C92" wp14:editId="6DBC9327">
            <wp:extent cx="2686050" cy="5429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2C95" w14:textId="4B2136B1" w:rsidR="00142FD3" w:rsidRDefault="00142FD3" w:rsidP="004840B2">
      <w:pPr>
        <w:rPr>
          <w:lang w:val="en-US"/>
        </w:rPr>
      </w:pPr>
    </w:p>
    <w:p w14:paraId="0D46FC51" w14:textId="77777777" w:rsidR="00142FD3" w:rsidRPr="00142FD3" w:rsidRDefault="00142FD3" w:rsidP="00142FD3">
      <w:pPr>
        <w:rPr>
          <w:lang w:val="en-US"/>
        </w:rPr>
      </w:pPr>
      <w:r w:rsidRPr="00142FD3">
        <w:rPr>
          <w:lang w:val="en-US"/>
        </w:rPr>
        <w:t xml:space="preserve">        &lt;/</w:t>
      </w:r>
      <w:proofErr w:type="spellStart"/>
      <w:r w:rsidRPr="00142FD3">
        <w:rPr>
          <w:lang w:val="en-US"/>
        </w:rPr>
        <w:t>w</w:t>
      </w:r>
      <w:proofErr w:type="gramStart"/>
      <w:r w:rsidRPr="00142FD3">
        <w:rPr>
          <w:lang w:val="en-US"/>
        </w:rPr>
        <w:t>:sdtContent</w:t>
      </w:r>
      <w:proofErr w:type="spellEnd"/>
      <w:proofErr w:type="gramEnd"/>
      <w:r w:rsidRPr="00142FD3">
        <w:rPr>
          <w:lang w:val="en-US"/>
        </w:rPr>
        <w:t>&gt;</w:t>
      </w:r>
    </w:p>
    <w:p w14:paraId="543BF200" w14:textId="79C1609B" w:rsidR="00142FD3" w:rsidRDefault="00142FD3" w:rsidP="00142FD3">
      <w:pPr>
        <w:rPr>
          <w:lang w:val="en-US"/>
        </w:rPr>
      </w:pPr>
      <w:r w:rsidRPr="00142FD3">
        <w:rPr>
          <w:lang w:val="en-US"/>
        </w:rPr>
        <w:t xml:space="preserve">      &lt;/</w:t>
      </w:r>
      <w:proofErr w:type="spellStart"/>
      <w:r w:rsidRPr="00142FD3">
        <w:rPr>
          <w:lang w:val="en-US"/>
        </w:rPr>
        <w:t>w</w:t>
      </w:r>
      <w:proofErr w:type="gramStart"/>
      <w:r w:rsidRPr="00142FD3">
        <w:rPr>
          <w:lang w:val="en-US"/>
        </w:rPr>
        <w:t>:sdt</w:t>
      </w:r>
      <w:proofErr w:type="spellEnd"/>
      <w:proofErr w:type="gramEnd"/>
      <w:r w:rsidRPr="00142FD3">
        <w:rPr>
          <w:lang w:val="en-US"/>
        </w:rPr>
        <w:t>&gt;</w:t>
      </w:r>
    </w:p>
    <w:p w14:paraId="0AA41EB6" w14:textId="734331D0" w:rsidR="00142FD3" w:rsidRDefault="00142FD3" w:rsidP="00142FD3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014BB1E" wp14:editId="36078FEF">
            <wp:extent cx="1981200" cy="6381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059F" w14:textId="64DDBF56" w:rsidR="00142FD3" w:rsidRDefault="00142FD3" w:rsidP="00142FD3">
      <w:pPr>
        <w:rPr>
          <w:lang w:val="en-US"/>
        </w:rPr>
      </w:pPr>
    </w:p>
    <w:p w14:paraId="2A023DD4" w14:textId="2A8B17E5" w:rsidR="00142FD3" w:rsidRDefault="00142FD3" w:rsidP="00142FD3">
      <w:pPr>
        <w:rPr>
          <w:lang w:val="en-US"/>
        </w:rPr>
      </w:pPr>
      <w:r>
        <w:rPr>
          <w:lang w:val="en-US"/>
        </w:rPr>
        <w:t>Navigate to line 1757</w:t>
      </w:r>
    </w:p>
    <w:p w14:paraId="35206C42" w14:textId="37E5DF11" w:rsidR="00142FD3" w:rsidRDefault="00142FD3" w:rsidP="00142FD3">
      <w:pPr>
        <w:rPr>
          <w:lang w:val="en-US"/>
        </w:rPr>
      </w:pPr>
    </w:p>
    <w:p w14:paraId="08AB66C5" w14:textId="619E9685" w:rsidR="00142FD3" w:rsidRDefault="00142FD3" w:rsidP="00142FD3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D4D0568" wp14:editId="7A07F83A">
            <wp:extent cx="2600325" cy="6381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658E" w14:textId="72D92CF6" w:rsidR="00142FD3" w:rsidRDefault="00142FD3" w:rsidP="00142FD3">
      <w:pPr>
        <w:rPr>
          <w:lang w:val="en-US"/>
        </w:rPr>
      </w:pPr>
    </w:p>
    <w:p w14:paraId="109EC9FD" w14:textId="72A4ACFE" w:rsidR="00142FD3" w:rsidRDefault="00142FD3" w:rsidP="00142FD3">
      <w:pPr>
        <w:rPr>
          <w:lang w:val="en-US"/>
        </w:rPr>
      </w:pPr>
      <w:r>
        <w:rPr>
          <w:lang w:val="en-US"/>
        </w:rPr>
        <w:t>Insert 2 lines before line 1757</w:t>
      </w:r>
    </w:p>
    <w:p w14:paraId="328D7B2B" w14:textId="78BAF3DD" w:rsidR="00142FD3" w:rsidRDefault="00142FD3" w:rsidP="00142FD3">
      <w:pPr>
        <w:rPr>
          <w:lang w:val="en-US"/>
        </w:rPr>
      </w:pPr>
    </w:p>
    <w:p w14:paraId="372A5DEC" w14:textId="0E8D1E3F" w:rsidR="00142FD3" w:rsidRDefault="00142FD3" w:rsidP="00142FD3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26C1DFB" wp14:editId="39A0478D">
            <wp:extent cx="2924175" cy="8382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0950" w14:textId="3A0A6875" w:rsidR="00142FD3" w:rsidRDefault="00142FD3" w:rsidP="00142FD3">
      <w:pPr>
        <w:rPr>
          <w:lang w:val="en-US"/>
        </w:rPr>
      </w:pPr>
    </w:p>
    <w:p w14:paraId="3C56306A" w14:textId="57516F8C" w:rsidR="00142FD3" w:rsidRDefault="00142FD3" w:rsidP="00142FD3">
      <w:pPr>
        <w:rPr>
          <w:lang w:val="en-US"/>
        </w:rPr>
      </w:pPr>
      <w:r>
        <w:rPr>
          <w:lang w:val="en-US"/>
        </w:rPr>
        <w:t>Yellow – inserted lines.</w:t>
      </w:r>
    </w:p>
    <w:p w14:paraId="6A312034" w14:textId="79AD5CA1" w:rsidR="00142FD3" w:rsidRDefault="00142FD3" w:rsidP="00142FD3">
      <w:pPr>
        <w:rPr>
          <w:lang w:val="en-US"/>
        </w:rPr>
      </w:pPr>
    </w:p>
    <w:p w14:paraId="0AC7825B" w14:textId="46DE80A7" w:rsidR="00142FD3" w:rsidRDefault="00142FD3" w:rsidP="00142FD3">
      <w:pPr>
        <w:rPr>
          <w:lang w:val="en-US"/>
        </w:rPr>
      </w:pPr>
      <w:r>
        <w:rPr>
          <w:lang w:val="en-US"/>
        </w:rPr>
        <w:t>Save, close.</w:t>
      </w:r>
    </w:p>
    <w:p w14:paraId="60FA64ED" w14:textId="00FEC546" w:rsidR="00142FD3" w:rsidRDefault="00142FD3" w:rsidP="00142FD3">
      <w:pPr>
        <w:rPr>
          <w:lang w:val="en-US"/>
        </w:rPr>
      </w:pPr>
    </w:p>
    <w:p w14:paraId="48E2B47E" w14:textId="274D3E7D" w:rsidR="00142FD3" w:rsidRDefault="00142FD3" w:rsidP="00142FD3">
      <w:pPr>
        <w:rPr>
          <w:lang w:val="en-US"/>
        </w:rPr>
      </w:pPr>
      <w:r>
        <w:rPr>
          <w:lang w:val="en-US"/>
        </w:rPr>
        <w:t xml:space="preserve">Navigate 1 level up </w:t>
      </w:r>
    </w:p>
    <w:p w14:paraId="59630EE3" w14:textId="69FCCCC1" w:rsidR="00142FD3" w:rsidRDefault="00142FD3" w:rsidP="00142FD3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936D6F4" wp14:editId="546C36CD">
            <wp:extent cx="1737360" cy="21945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0A7E" w14:textId="621C95CD" w:rsidR="00142FD3" w:rsidRDefault="00142FD3" w:rsidP="00142FD3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D4F2A1A" wp14:editId="56CBFECD">
            <wp:extent cx="1676400" cy="1171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CBB3" w14:textId="773599B9" w:rsidR="00822591" w:rsidRDefault="00822591" w:rsidP="00142FD3">
      <w:pPr>
        <w:rPr>
          <w:lang w:val="en-US"/>
        </w:rPr>
      </w:pPr>
      <w:r>
        <w:rPr>
          <w:lang w:val="en-US"/>
        </w:rPr>
        <w:t xml:space="preserve">Select all file at this level, add to zip archive </w:t>
      </w:r>
    </w:p>
    <w:p w14:paraId="5E573A54" w14:textId="5D2F28E6" w:rsidR="00822591" w:rsidRDefault="00822591" w:rsidP="00142FD3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EB07116" wp14:editId="7F28AF72">
            <wp:extent cx="1581150" cy="1181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FC99" w14:textId="70D73195" w:rsidR="00426334" w:rsidRDefault="00822591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1B13FDB" wp14:editId="4F30745E">
            <wp:extent cx="1609725" cy="1295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0C34" w14:textId="5B2B07C8" w:rsidR="00822591" w:rsidRDefault="00822591" w:rsidP="004840B2">
      <w:pPr>
        <w:rPr>
          <w:lang w:val="en-US"/>
        </w:rPr>
      </w:pPr>
      <w:r>
        <w:rPr>
          <w:lang w:val="en-US"/>
        </w:rPr>
        <w:t xml:space="preserve">Rename </w:t>
      </w:r>
      <w:r w:rsidRPr="00822591">
        <w:rPr>
          <w:lang w:val="en-US"/>
        </w:rPr>
        <w:t>template_docx.zip</w:t>
      </w:r>
      <w:r>
        <w:rPr>
          <w:lang w:val="en-US"/>
        </w:rPr>
        <w:t xml:space="preserve"> to </w:t>
      </w:r>
      <w:r w:rsidRPr="00822591">
        <w:rPr>
          <w:lang w:val="en-US"/>
        </w:rPr>
        <w:t>template_docx.</w:t>
      </w:r>
      <w:r>
        <w:rPr>
          <w:lang w:val="en-US"/>
        </w:rPr>
        <w:t>docx</w:t>
      </w:r>
    </w:p>
    <w:p w14:paraId="1CD65867" w14:textId="660A2B9A" w:rsidR="00822591" w:rsidRDefault="00822591" w:rsidP="004840B2">
      <w:pPr>
        <w:rPr>
          <w:lang w:val="en-US"/>
        </w:rPr>
      </w:pPr>
    </w:p>
    <w:p w14:paraId="2F379806" w14:textId="31199F09" w:rsidR="00822591" w:rsidRDefault="000A4873" w:rsidP="004840B2">
      <w:pPr>
        <w:rPr>
          <w:lang w:val="en-US"/>
        </w:rPr>
      </w:pPr>
      <w:r>
        <w:rPr>
          <w:lang w:val="en-US"/>
        </w:rPr>
        <w:t>Now we can see placeholder hold 2 rows</w:t>
      </w:r>
    </w:p>
    <w:p w14:paraId="3EF6E5D9" w14:textId="20DC9DE9" w:rsidR="000A4873" w:rsidRDefault="000A4873" w:rsidP="004840B2">
      <w:pPr>
        <w:rPr>
          <w:lang w:val="en-US"/>
        </w:rPr>
      </w:pPr>
    </w:p>
    <w:p w14:paraId="4AA2B295" w14:textId="3182523C" w:rsidR="000A4873" w:rsidRDefault="000A4873" w:rsidP="004840B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62EF81C" wp14:editId="65C8BF1D">
            <wp:extent cx="5934075" cy="24384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998B" w14:textId="72A449DA" w:rsidR="004D771F" w:rsidRDefault="004D771F" w:rsidP="004840B2">
      <w:pPr>
        <w:rPr>
          <w:lang w:val="en-US"/>
        </w:rPr>
      </w:pPr>
    </w:p>
    <w:p w14:paraId="23B220D1" w14:textId="585F1647" w:rsidR="004D771F" w:rsidRDefault="004D771F" w:rsidP="004840B2">
      <w:pPr>
        <w:rPr>
          <w:lang w:val="en-US"/>
        </w:rPr>
      </w:pPr>
      <w:r>
        <w:rPr>
          <w:lang w:val="en-US"/>
        </w:rPr>
        <w:t>Go to transaction smw0</w:t>
      </w:r>
    </w:p>
    <w:p w14:paraId="52E697F5" w14:textId="7DBE9FA6" w:rsidR="004D771F" w:rsidRDefault="008D4196" w:rsidP="004840B2">
      <w:pPr>
        <w:rPr>
          <w:lang w:val="en-US"/>
        </w:rPr>
      </w:pPr>
      <w:r>
        <w:rPr>
          <w:lang w:val="en-US"/>
        </w:rPr>
        <w:t>Select Binary data, enter</w:t>
      </w:r>
    </w:p>
    <w:p w14:paraId="14FFAD1A" w14:textId="12163830" w:rsidR="008D4196" w:rsidRDefault="008D4196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26868CE" wp14:editId="4E98FA72">
            <wp:extent cx="3749040" cy="219456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37F7" w14:textId="6264CDAD" w:rsidR="008D4196" w:rsidRDefault="008D4196" w:rsidP="004840B2">
      <w:pPr>
        <w:rPr>
          <w:lang w:val="en-US"/>
        </w:rPr>
      </w:pPr>
      <w:r w:rsidRPr="008D4196">
        <w:rPr>
          <w:lang w:val="en-US"/>
        </w:rPr>
        <w:t>Object name                     Z_TEST_DOCX2</w:t>
      </w:r>
    </w:p>
    <w:p w14:paraId="50334515" w14:textId="59EE0B4C" w:rsidR="008D4196" w:rsidRDefault="008D4196" w:rsidP="004840B2">
      <w:pPr>
        <w:rPr>
          <w:lang w:val="en-US"/>
        </w:rPr>
      </w:pPr>
    </w:p>
    <w:p w14:paraId="1C344631" w14:textId="19AA6484" w:rsidR="008D4196" w:rsidRDefault="008D4196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7AC8DA6" wp14:editId="76BF1CF6">
            <wp:extent cx="4297680" cy="2103120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E755" w14:textId="5A5C68CB" w:rsidR="008D4196" w:rsidRDefault="008D4196" w:rsidP="004840B2">
      <w:pPr>
        <w:rPr>
          <w:lang w:val="en-US"/>
        </w:rPr>
      </w:pPr>
      <w:r>
        <w:rPr>
          <w:lang w:val="en-US"/>
        </w:rPr>
        <w:t>Create</w:t>
      </w:r>
    </w:p>
    <w:p w14:paraId="63176F5D" w14:textId="2B00BB52" w:rsidR="008D4196" w:rsidRDefault="008D4196" w:rsidP="004840B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35D03F9" wp14:editId="4A398ECD">
            <wp:extent cx="4600575" cy="18764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F482" w14:textId="701AB40E" w:rsidR="008D4196" w:rsidRDefault="008D4196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84A54A" wp14:editId="6F2AC016">
            <wp:extent cx="4562475" cy="40767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6623" w14:textId="4C72097F" w:rsidR="008D4196" w:rsidRDefault="008D4196" w:rsidP="004840B2">
      <w:pPr>
        <w:rPr>
          <w:lang w:val="en-US"/>
        </w:rPr>
      </w:pPr>
    </w:p>
    <w:p w14:paraId="4DE33729" w14:textId="4F3C4B81" w:rsidR="008D4196" w:rsidRDefault="008D4196" w:rsidP="004840B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B3AAF5" wp14:editId="1C49DC5E">
            <wp:extent cx="5120640" cy="22860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6A68" w14:textId="41282649" w:rsidR="008D4196" w:rsidRDefault="008D4196" w:rsidP="004840B2">
      <w:pPr>
        <w:rPr>
          <w:lang w:val="en-US"/>
        </w:rPr>
      </w:pPr>
    </w:p>
    <w:p w14:paraId="3C519EA7" w14:textId="3FA8B230" w:rsidR="008D4196" w:rsidRDefault="008D4196" w:rsidP="004840B2">
      <w:pPr>
        <w:rPr>
          <w:lang w:val="en-US"/>
        </w:rPr>
      </w:pPr>
      <w:r>
        <w:rPr>
          <w:lang w:val="en-US"/>
        </w:rPr>
        <w:lastRenderedPageBreak/>
        <w:t xml:space="preserve">Now </w:t>
      </w:r>
      <w:proofErr w:type="gramStart"/>
      <w:r>
        <w:rPr>
          <w:lang w:val="en-US"/>
        </w:rPr>
        <w:t>let</w:t>
      </w:r>
      <w:ins w:id="74" w:author="Нина Дугиль" w:date="2020-02-10T12:38:00Z">
        <w:r w:rsidR="000A450E">
          <w:rPr>
            <w:lang w:val="en-US"/>
          </w:rPr>
          <w:t>’</w:t>
        </w:r>
      </w:ins>
      <w:r>
        <w:rPr>
          <w:lang w:val="en-US"/>
        </w:rPr>
        <w:t>s</w:t>
      </w:r>
      <w:proofErr w:type="gramEnd"/>
      <w:r>
        <w:rPr>
          <w:lang w:val="en-US"/>
        </w:rPr>
        <w:t xml:space="preserve"> </w:t>
      </w:r>
      <w:ins w:id="75" w:author="Нина Дугиль" w:date="2020-02-10T12:38:00Z">
        <w:r w:rsidR="000A450E">
          <w:rPr>
            <w:lang w:val="en-US"/>
          </w:rPr>
          <w:t xml:space="preserve">create test </w:t>
        </w:r>
      </w:ins>
      <w:r>
        <w:rPr>
          <w:lang w:val="en-US"/>
        </w:rPr>
        <w:t>program</w:t>
      </w:r>
      <w:del w:id="76" w:author="Нина Дугиль" w:date="2020-02-10T12:38:00Z">
        <w:r w:rsidDel="000A450E">
          <w:rPr>
            <w:lang w:val="en-US"/>
          </w:rPr>
          <w:delText xml:space="preserve"> something</w:delText>
        </w:r>
      </w:del>
      <w:r>
        <w:rPr>
          <w:lang w:val="en-US"/>
        </w:rPr>
        <w:t>.</w:t>
      </w:r>
    </w:p>
    <w:p w14:paraId="66BAF21A" w14:textId="2CE6C3CF" w:rsidR="008D4196" w:rsidRDefault="008D4196" w:rsidP="004840B2">
      <w:pPr>
        <w:rPr>
          <w:lang w:val="en-US"/>
        </w:rPr>
      </w:pPr>
    </w:p>
    <w:p w14:paraId="2BF2B969" w14:textId="19F5CBC2" w:rsidR="008D4196" w:rsidRDefault="00D3523E" w:rsidP="004840B2">
      <w:pPr>
        <w:rPr>
          <w:lang w:val="en-US"/>
        </w:rPr>
      </w:pPr>
      <w:r>
        <w:rPr>
          <w:lang w:val="en-US"/>
        </w:rPr>
        <w:t>You can read this program with com</w:t>
      </w:r>
      <w:r w:rsidR="008C60EE">
        <w:rPr>
          <w:lang w:val="en-US"/>
        </w:rPr>
        <w:t>m</w:t>
      </w:r>
      <w:r>
        <w:rPr>
          <w:lang w:val="en-US"/>
        </w:rPr>
        <w:t xml:space="preserve">ents or see </w:t>
      </w:r>
      <w:r w:rsidR="00EC02B3">
        <w:rPr>
          <w:lang w:val="en-US"/>
        </w:rPr>
        <w:t xml:space="preserve">program </w:t>
      </w:r>
      <w:r w:rsidR="00EC02B3" w:rsidRPr="00EC02B3">
        <w:rPr>
          <w:lang w:val="en-US"/>
        </w:rPr>
        <w:t>Z_TEST_DOCX2</w:t>
      </w:r>
      <w:r w:rsidR="00EC02B3">
        <w:rPr>
          <w:lang w:val="en-US"/>
        </w:rPr>
        <w:t xml:space="preserve"> that </w:t>
      </w:r>
      <w:r w:rsidR="008C60EE">
        <w:rPr>
          <w:lang w:val="en-US"/>
        </w:rPr>
        <w:t>already</w:t>
      </w:r>
      <w:r w:rsidR="00EC02B3">
        <w:rPr>
          <w:lang w:val="en-US"/>
        </w:rPr>
        <w:t xml:space="preserve"> </w:t>
      </w:r>
      <w:r w:rsidR="008C60EE">
        <w:rPr>
          <w:lang w:val="en-US"/>
        </w:rPr>
        <w:t>exists</w:t>
      </w:r>
      <w:r w:rsidR="00EC02B3">
        <w:rPr>
          <w:lang w:val="en-US"/>
        </w:rPr>
        <w:t xml:space="preserve"> in </w:t>
      </w:r>
      <w:ins w:id="77" w:author="Нина Дугиль" w:date="2020-02-10T12:38:00Z">
        <w:r w:rsidR="000A450E">
          <w:rPr>
            <w:lang w:val="en-US"/>
          </w:rPr>
          <w:t xml:space="preserve">the </w:t>
        </w:r>
      </w:ins>
      <w:r w:rsidR="00EC02B3">
        <w:rPr>
          <w:lang w:val="en-US"/>
        </w:rPr>
        <w:t>package.</w:t>
      </w:r>
    </w:p>
    <w:p w14:paraId="594B49BF" w14:textId="3CEF8E0B" w:rsidR="00EC02B3" w:rsidRDefault="008C60EE" w:rsidP="004840B2">
      <w:pPr>
        <w:rPr>
          <w:lang w:val="en-US"/>
        </w:rPr>
      </w:pPr>
      <w:r>
        <w:rPr>
          <w:lang w:val="en-US"/>
        </w:rPr>
        <w:t>Template</w:t>
      </w:r>
      <w:r w:rsidR="00EC02B3">
        <w:rPr>
          <w:lang w:val="en-US"/>
        </w:rPr>
        <w:t xml:space="preserve"> </w:t>
      </w:r>
      <w:r w:rsidR="00EC02B3" w:rsidRPr="00EC02B3">
        <w:rPr>
          <w:lang w:val="en-US"/>
        </w:rPr>
        <w:t>Z_TEST_DOCX2</w:t>
      </w:r>
      <w:r w:rsidR="00EC02B3">
        <w:rPr>
          <w:lang w:val="en-US"/>
        </w:rPr>
        <w:t xml:space="preserve"> also exist</w:t>
      </w:r>
      <w:ins w:id="78" w:author="Нина Дугиль" w:date="2020-02-10T12:38:00Z">
        <w:r w:rsidR="000A450E">
          <w:rPr>
            <w:lang w:val="en-US"/>
          </w:rPr>
          <w:t>s</w:t>
        </w:r>
      </w:ins>
      <w:r w:rsidR="00EC02B3">
        <w:rPr>
          <w:lang w:val="en-US"/>
        </w:rPr>
        <w:t xml:space="preserve"> in</w:t>
      </w:r>
      <w:ins w:id="79" w:author="Нина Дугиль" w:date="2020-02-10T12:38:00Z">
        <w:r w:rsidR="000A450E">
          <w:rPr>
            <w:lang w:val="en-US"/>
          </w:rPr>
          <w:t xml:space="preserve"> the</w:t>
        </w:r>
      </w:ins>
      <w:r w:rsidR="00EC02B3">
        <w:rPr>
          <w:lang w:val="en-US"/>
        </w:rPr>
        <w:t xml:space="preserve"> package</w:t>
      </w:r>
    </w:p>
    <w:p w14:paraId="42A10BB3" w14:textId="6BCE2BEB" w:rsidR="00EC02B3" w:rsidRPr="00A067C8" w:rsidRDefault="00A067C8" w:rsidP="004840B2">
      <w:pPr>
        <w:rPr>
          <w:lang w:val="en-US"/>
        </w:rPr>
      </w:pP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Report Z_TEST_DOCX_2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*--------------------------------------------------------------------*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Autor: Anton.Sikidin@gmail.com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*--------------------------------------------------------------------*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REPORT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z_test_docx_2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START-OF-SELECTION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TYPES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 structure to hold our data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BEGIN OF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t_data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 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s_carr_id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class  TYPE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s_class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 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forcuram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s_f_cur_pr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 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forcurkey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s_curr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 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loccuram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s_l_cur_pr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 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loccurkey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s_currcode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 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order_date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s_bdate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 OF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t_data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lt_carrid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TABLE OF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s_carr_id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lt_total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TABLE OF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t_data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lt_sub_total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TABLE OF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t_data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lt_sub_total_tmp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TABLE OF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t_data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lt_data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TABLE OF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t_data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TABLE OF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t_data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lt_adrp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TABLE OF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adrp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select data for "sign" placeholder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SELECT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*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INTO TABLE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lt_adrp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adrp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UP TO </w:t>
      </w:r>
      <w:r w:rsidRPr="00A067C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ROWS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REFRESH 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APPEND INITIAL LINE TO lt_adrp ASSIGNING FIELD-SYMBOL(&lt;fs_adrp&gt;).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&gt;-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name_first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'Renee'.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&gt;-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name_last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'Villegas'.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APPEND INITIAL LINE TO 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ASSIGNING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&gt;-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name_first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'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Meerab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'.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 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&gt;-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name_last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'Finnegan'.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APPEND INITIAL LINE TO 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ASSIGNING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&gt;-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name_first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'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Jozef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'.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&gt;-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name_last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'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Beil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'.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APPEND INITIAL LINE TO 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ASSIGNING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&gt;-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name_first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'Leonard'.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&gt;-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name_last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'Yates'.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APPEND INITIAL LINE TO 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lt_adrp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ASSIGNING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&gt;-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name_first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'Kyron'.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&lt;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fs_adrp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&gt;-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name_last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'Stevens'.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select data to display in main table,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may be it may create</w:t>
      </w:r>
      <w:r w:rsidR="001E17F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in 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easy and in proper way,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but now it just data for proof of concept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SELECT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*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INTO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CORRESPONDING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FIELDS OF TABLE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sbook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lt_data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lt_tmp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"make backup, because our data corrupted, while calculate total and subtotal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 AT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ASSIGNING FIELD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fs_tmp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COLLECT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&lt;fs_tmp&gt;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INTO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lt_carrid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  </w:t>
      </w:r>
      <w:proofErr w:type="gram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every</w:t>
      </w:r>
      <w:proofErr w:type="gram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document1 or document2 hold data by single carrid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fs_tmp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class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fs_tmp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forcurkey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fs_tmp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loccurkey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fs_tmp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order_date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COLLECT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fs_tmp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&gt;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lt_sub_total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"calculate</w:t>
      </w:r>
      <w:proofErr w:type="gram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subtotal</w:t>
      </w:r>
      <w:proofErr w:type="gram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fs_tmp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COLLECT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fs_tmp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&gt;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lt_total</w:t>
      </w:r>
      <w:proofErr w:type="spellEnd"/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calculate total.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lt_data</w:t>
      </w:r>
      <w:proofErr w:type="spellEnd"/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REFRESH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lt_data</w:t>
      </w:r>
      <w:proofErr w:type="spellEnd"/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 AT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lt_sub_total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ASSIGNING FIELD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fs_sub_total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lastRenderedPageBreak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lv_i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lv_i</w:t>
      </w:r>
      <w:proofErr w:type="spellEnd"/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 AT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lt_tmp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ASSIGNING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&lt;fs_tmp&gt;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WHERE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&lt;fs_sub_total&gt;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ADD </w:t>
      </w:r>
      <w:r w:rsidRPr="00A067C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TO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lv_i</w:t>
      </w:r>
      <w:proofErr w:type="spellEnd"/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lv_i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&gt; </w:t>
      </w:r>
      <w:r w:rsidRPr="00A067C8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four row for proof of concept is 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enought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EXIT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APPEND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fs_tmp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&gt;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TO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lt_data</w:t>
      </w:r>
      <w:proofErr w:type="spellEnd"/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craete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main 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wariable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to hold our data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lr_data</w:t>
      </w:r>
      <w:proofErr w:type="spellEnd"/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 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zcl_docx2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create_data</w:t>
      </w:r>
      <w:proofErr w:type="spellEnd"/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fill place holder for simple variable, iv_key case insensitive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lr_data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append_key_value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iv_key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'name'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iv_value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uname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lr_data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append_key_value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iv_key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'date'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iv_value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|{ sy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datum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ENVIRONMENT }|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lr_data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append_key_value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iv_key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'time'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iv_value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|{ sy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uzeit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TIME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ENVIRONMENT }|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fill place holder for total ( table of 1 row)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lr_data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append_key_table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iv_key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'total'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iv_table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lt_total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"fill  placeholder for sign, 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iv_key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always case insensitive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lr_data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append_key_table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iv_key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'sign'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iv_table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lt_adrp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fill our main table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 AT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lt_sub_total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ASSIGNING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fs_sub_total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REFRESH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lt_sub_total_tmp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APPEND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&lt;fs_sub_total&gt;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TO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lt_sub_total_tmp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subtotal table of 1 row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 AT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lt_data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ASSIGNING FIELD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&lt;fs_data&gt;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WHERE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&lt;fs_sub_total&gt;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carrid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APPEND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&lt;fs_data&gt;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TO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lt_tmp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table for placeholder "data_row"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create  variable to hold data as subchild of our main variable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lr_document1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 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lr_data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create_document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'document1'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fill placeholder "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data_row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in document "document1"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lr_document1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append_key_table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iv_key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'data_row'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iv_table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lt_tmp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lastRenderedPageBreak/>
        <w:br/>
        <w:t>  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fill placeholder "subtotal" in document "document1"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lr_document1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append_key_table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iv_key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'subtotal'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iv_table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lt_sub_total_tmp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our temlate contain 2 variant of main table: easy and wrong, more complex and true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"create variable to hold data for document2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lr_document2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 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lr_data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create_document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'document2'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fill placeholder "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data_row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in document "document2"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lr_document2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append_key_table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iv_key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'data_row'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iv_table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lt_tmp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fill placeholder "subtotal" in document "document2"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lr_document2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append_key_table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iv_key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'subtotal'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iv_table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lt_sub_total_tmp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*final moment get document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lv_document </w:t>
      </w:r>
      <w:r w:rsidRPr="00A067C8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xstring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variable to hold generated document, can be omitted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lv_document</w:t>
      </w:r>
      <w:proofErr w:type="spellEnd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zcl_docx2</w:t>
      </w:r>
      <w:r w:rsidRPr="00A067C8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get_document</w:t>
      </w:r>
      <w:proofErr w:type="spellEnd"/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iv_w3objid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'Z_TEST_DOCX2'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name of our template, obligatory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iv_on_desktop = 'X'           " by default save document on desktop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iv_folder     = 'report'      " in folder by default 'report'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iv_path       = ''            " IF iv_path IS INITIAL  save on desctop or sap_tmp folder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iv_file_name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= 'report.docx' " file name by default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</w:t>
      </w:r>
      <w:proofErr w:type="spellStart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iv_no_execute</w:t>
      </w:r>
      <w:proofErr w:type="spellEnd"/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''            " if filled -- just get document no run office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iv_protect    = ''            " if filled protect document from editing, but not protect from sequence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                             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ctrl+a, ctrl+c, ctrl+n, ctrl+v, edit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ir_data 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lr_data        </w:t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 root of our data, obligatory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A067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iv_no_save    = ''            " just get binary data not save on disk</w:t>
      </w:r>
      <w:r w:rsidRPr="00A0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A067C8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</w:p>
    <w:p w14:paraId="798345FC" w14:textId="5C824EBA" w:rsidR="00662215" w:rsidRDefault="00662215" w:rsidP="004840B2">
      <w:pPr>
        <w:rPr>
          <w:lang w:val="en-US"/>
        </w:rPr>
      </w:pPr>
      <w:r>
        <w:rPr>
          <w:lang w:val="en-US"/>
        </w:rPr>
        <w:t>Run program and get something like this</w:t>
      </w:r>
    </w:p>
    <w:p w14:paraId="0E131735" w14:textId="0D6DF35F" w:rsidR="00662215" w:rsidRDefault="00662215" w:rsidP="004840B2">
      <w:pPr>
        <w:rPr>
          <w:lang w:val="en-US"/>
        </w:rPr>
      </w:pPr>
    </w:p>
    <w:p w14:paraId="4E1E2FF2" w14:textId="773C1C0A" w:rsidR="00662215" w:rsidRDefault="00662215" w:rsidP="004840B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546F014" wp14:editId="4792A3CB">
            <wp:extent cx="4161790" cy="613283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B3ED" w14:textId="1C8613E6" w:rsidR="00662215" w:rsidRDefault="00662215" w:rsidP="004840B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3527B70" wp14:editId="20715EC8">
            <wp:extent cx="4618990" cy="57073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0D75" w14:textId="24E6EDCC" w:rsidR="00662215" w:rsidRDefault="00662215" w:rsidP="004840B2">
      <w:pPr>
        <w:rPr>
          <w:lang w:val="en-US"/>
        </w:rPr>
      </w:pPr>
    </w:p>
    <w:p w14:paraId="4A3D74FD" w14:textId="32BDEB7F" w:rsidR="00662215" w:rsidRDefault="00662215" w:rsidP="004840B2">
      <w:pPr>
        <w:rPr>
          <w:lang w:val="en-US"/>
        </w:rPr>
      </w:pPr>
    </w:p>
    <w:p w14:paraId="3B003BF5" w14:textId="4FF6FC0D" w:rsidR="00662215" w:rsidRDefault="00662215" w:rsidP="004840B2">
      <w:pPr>
        <w:rPr>
          <w:lang w:val="en-US"/>
        </w:rPr>
      </w:pPr>
      <w:r>
        <w:rPr>
          <w:lang w:val="en-US"/>
        </w:rPr>
        <w:t xml:space="preserve">Both </w:t>
      </w:r>
      <w:r w:rsidR="008C60EE">
        <w:rPr>
          <w:lang w:val="en-US"/>
        </w:rPr>
        <w:t>variants</w:t>
      </w:r>
      <w:r>
        <w:rPr>
          <w:lang w:val="en-US"/>
        </w:rPr>
        <w:t xml:space="preserve"> </w:t>
      </w:r>
      <w:r w:rsidR="008C60EE">
        <w:rPr>
          <w:lang w:val="en-US"/>
        </w:rPr>
        <w:t>seem</w:t>
      </w:r>
      <w:r>
        <w:rPr>
          <w:lang w:val="en-US"/>
        </w:rPr>
        <w:t xml:space="preserve"> </w:t>
      </w:r>
      <w:ins w:id="80" w:author="Нина Дугиль" w:date="2020-02-10T12:40:00Z">
        <w:r w:rsidR="00E514AD" w:rsidRPr="00E514AD">
          <w:rPr>
            <w:lang w:val="en-US"/>
          </w:rPr>
          <w:t>acceptable</w:t>
        </w:r>
      </w:ins>
      <w:del w:id="81" w:author="Нина Дугиль" w:date="2020-02-10T12:40:00Z">
        <w:r w:rsidDel="00E514AD">
          <w:rPr>
            <w:lang w:val="en-US"/>
          </w:rPr>
          <w:delText>legit</w:delText>
        </w:r>
      </w:del>
      <w:r>
        <w:rPr>
          <w:lang w:val="en-US"/>
        </w:rPr>
        <w:t xml:space="preserve">.  </w:t>
      </w:r>
      <w:ins w:id="82" w:author="Нина Дугиль" w:date="2020-02-10T12:45:00Z">
        <w:r w:rsidR="00E514AD" w:rsidRPr="00E514AD">
          <w:rPr>
            <w:lang w:val="en-US"/>
          </w:rPr>
          <w:t>For the record,</w:t>
        </w:r>
        <w:r w:rsidR="00E514AD" w:rsidRPr="00E514AD">
          <w:rPr>
            <w:lang w:val="en-US"/>
            <w:rPrChange w:id="83" w:author="Нина Дугиль" w:date="2020-02-10T12:45:00Z">
              <w:rPr/>
            </w:rPrChange>
          </w:rPr>
          <w:t xml:space="preserve"> </w:t>
        </w:r>
        <w:r w:rsidR="00E514AD">
          <w:rPr>
            <w:lang w:val="en-US"/>
          </w:rPr>
          <w:t>s</w:t>
        </w:r>
      </w:ins>
      <w:del w:id="84" w:author="Нина Дугиль" w:date="2020-02-10T12:45:00Z">
        <w:r w:rsidDel="00E514AD">
          <w:rPr>
            <w:lang w:val="en-US"/>
          </w:rPr>
          <w:delText>S</w:delText>
        </w:r>
      </w:del>
      <w:r>
        <w:rPr>
          <w:lang w:val="en-US"/>
        </w:rPr>
        <w:t>econd give</w:t>
      </w:r>
      <w:ins w:id="85" w:author="Нина Дугиль" w:date="2020-02-10T12:40:00Z">
        <w:r w:rsidR="00E514AD" w:rsidRPr="00E514AD">
          <w:rPr>
            <w:lang w:val="en-US"/>
            <w:rPrChange w:id="86" w:author="Нина Дугиль" w:date="2020-02-10T12:41:00Z">
              <w:rPr/>
            </w:rPrChange>
          </w:rPr>
          <w:t>s</w:t>
        </w:r>
      </w:ins>
      <w:r>
        <w:rPr>
          <w:lang w:val="en-US"/>
        </w:rPr>
        <w:t xml:space="preserve"> </w:t>
      </w:r>
      <w:del w:id="87" w:author="Нина Дугиль" w:date="2020-02-10T12:41:00Z">
        <w:r w:rsidDel="00E514AD">
          <w:rPr>
            <w:lang w:val="en-US"/>
          </w:rPr>
          <w:delText>you more power</w:delText>
        </w:r>
      </w:del>
      <w:ins w:id="88" w:author="Нина Дугиль" w:date="2020-02-10T12:44:00Z">
        <w:r w:rsidR="00E514AD">
          <w:rPr>
            <w:lang w:val="en-US"/>
          </w:rPr>
          <w:t>you the most options</w:t>
        </w:r>
      </w:ins>
      <w:del w:id="89" w:author="Нина Дугиль" w:date="2020-02-10T12:45:00Z">
        <w:r w:rsidDel="00E514AD">
          <w:rPr>
            <w:lang w:val="en-US"/>
          </w:rPr>
          <w:delText>, just for your information</w:delText>
        </w:r>
      </w:del>
      <w:r>
        <w:rPr>
          <w:lang w:val="en-US"/>
        </w:rPr>
        <w:t>.</w:t>
      </w:r>
    </w:p>
    <w:p w14:paraId="70BA8994" w14:textId="6989E9A6" w:rsidR="00662215" w:rsidRPr="00E514AD" w:rsidDel="00E514AD" w:rsidRDefault="008C60EE" w:rsidP="004840B2">
      <w:pPr>
        <w:rPr>
          <w:del w:id="90" w:author="Нина Дугиль" w:date="2020-02-10T12:48:00Z"/>
          <w:lang w:val="en-US"/>
          <w:rPrChange w:id="91" w:author="Нина Дугиль" w:date="2020-02-10T12:47:00Z">
            <w:rPr>
              <w:del w:id="92" w:author="Нина Дугиль" w:date="2020-02-10T12:48:00Z"/>
              <w:lang w:val="en-US"/>
            </w:rPr>
          </w:rPrChange>
        </w:rPr>
      </w:pPr>
      <w:del w:id="93" w:author="Нина Дугиль" w:date="2020-02-10T12:47:00Z">
        <w:r w:rsidDel="00E514AD">
          <w:rPr>
            <w:lang w:val="en-US"/>
          </w:rPr>
          <w:delText>Also,</w:delText>
        </w:r>
        <w:r w:rsidR="00662215" w:rsidDel="00E514AD">
          <w:rPr>
            <w:lang w:val="en-US"/>
          </w:rPr>
          <w:delText xml:space="preserve"> you can do what you want</w:delText>
        </w:r>
      </w:del>
      <w:ins w:id="94" w:author="Нина Дугиль" w:date="2020-02-10T12:47:00Z">
        <w:r w:rsidR="00E514AD">
          <w:rPr>
            <w:lang w:val="en-US"/>
          </w:rPr>
          <w:t xml:space="preserve">Use it to create </w:t>
        </w:r>
      </w:ins>
      <w:ins w:id="95" w:author="Нина Дугиль" w:date="2020-02-10T12:48:00Z">
        <w:r w:rsidR="00E514AD" w:rsidRPr="00E514AD">
          <w:rPr>
            <w:lang w:val="en-US"/>
          </w:rPr>
          <w:t>whatever you want</w:t>
        </w:r>
      </w:ins>
      <w:r w:rsidR="00662215">
        <w:rPr>
          <w:lang w:val="en-US"/>
        </w:rPr>
        <w:t>.</w:t>
      </w:r>
    </w:p>
    <w:p w14:paraId="2534E0D5" w14:textId="6AD576D2" w:rsidR="00662215" w:rsidDel="00E514AD" w:rsidRDefault="00662215" w:rsidP="004840B2">
      <w:pPr>
        <w:rPr>
          <w:del w:id="96" w:author="Нина Дугиль" w:date="2020-02-10T12:48:00Z"/>
          <w:lang w:val="en-US"/>
        </w:rPr>
      </w:pPr>
    </w:p>
    <w:p w14:paraId="02665735" w14:textId="1A3C3740" w:rsidR="00D312E4" w:rsidDel="00E514AD" w:rsidRDefault="00D312E4" w:rsidP="004840B2">
      <w:pPr>
        <w:rPr>
          <w:del w:id="97" w:author="Нина Дугиль" w:date="2020-02-10T12:48:00Z"/>
          <w:lang w:val="en-US"/>
        </w:rPr>
      </w:pPr>
    </w:p>
    <w:p w14:paraId="038E8AD1" w14:textId="13204787" w:rsidR="008D4196" w:rsidDel="00E514AD" w:rsidRDefault="008D4196" w:rsidP="004840B2">
      <w:pPr>
        <w:rPr>
          <w:del w:id="98" w:author="Нина Дугиль" w:date="2020-02-10T12:48:00Z"/>
          <w:lang w:val="en-US"/>
        </w:rPr>
      </w:pPr>
    </w:p>
    <w:p w14:paraId="35B5F17D" w14:textId="5864BF23" w:rsidR="008D4196" w:rsidDel="00E514AD" w:rsidRDefault="008D4196" w:rsidP="004840B2">
      <w:pPr>
        <w:rPr>
          <w:del w:id="99" w:author="Нина Дугиль" w:date="2020-02-10T12:48:00Z"/>
          <w:lang w:val="en-US"/>
        </w:rPr>
      </w:pPr>
    </w:p>
    <w:p w14:paraId="0A466905" w14:textId="2C058B4A" w:rsidR="00424F02" w:rsidRPr="00E514AD" w:rsidDel="00E514AD" w:rsidRDefault="00424F02" w:rsidP="004840B2">
      <w:pPr>
        <w:rPr>
          <w:del w:id="100" w:author="Нина Дугиль" w:date="2020-02-10T12:48:00Z"/>
          <w:lang w:val="en-US"/>
          <w:rPrChange w:id="101" w:author="Нина Дугиль" w:date="2020-02-10T12:48:00Z">
            <w:rPr>
              <w:del w:id="102" w:author="Нина Дугиль" w:date="2020-02-10T12:48:00Z"/>
              <w:lang w:val="en-US"/>
            </w:rPr>
          </w:rPrChange>
        </w:rPr>
      </w:pPr>
    </w:p>
    <w:p w14:paraId="3CC6AE53" w14:textId="6BBD6D19" w:rsidR="00424F02" w:rsidDel="00E514AD" w:rsidRDefault="00424F02" w:rsidP="004840B2">
      <w:pPr>
        <w:rPr>
          <w:del w:id="103" w:author="Нина Дугиль" w:date="2020-02-10T12:48:00Z"/>
          <w:lang w:val="en-US"/>
        </w:rPr>
      </w:pPr>
    </w:p>
    <w:p w14:paraId="22BD8969" w14:textId="77777777" w:rsidR="00424F02" w:rsidRPr="004840B2" w:rsidRDefault="00424F02" w:rsidP="00E514AD">
      <w:pPr>
        <w:rPr>
          <w:lang w:val="en-US"/>
        </w:rPr>
        <w:pPrChange w:id="104" w:author="Нина Дугиль" w:date="2020-02-10T12:48:00Z">
          <w:pPr/>
        </w:pPrChange>
      </w:pPr>
      <w:bookmarkStart w:id="105" w:name="_GoBack"/>
      <w:bookmarkEnd w:id="105"/>
    </w:p>
    <w:sectPr w:rsidR="00424F02" w:rsidRPr="004840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D85370"/>
    <w:multiLevelType w:val="hybridMultilevel"/>
    <w:tmpl w:val="F2A2C7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Нина Дугиль">
    <w15:presenceInfo w15:providerId="Windows Live" w15:userId="732d22c8599dc8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308"/>
    <w:rsid w:val="000077C7"/>
    <w:rsid w:val="0006445B"/>
    <w:rsid w:val="0007706E"/>
    <w:rsid w:val="00092EE4"/>
    <w:rsid w:val="000A450E"/>
    <w:rsid w:val="000A485F"/>
    <w:rsid w:val="000A4873"/>
    <w:rsid w:val="000B4817"/>
    <w:rsid w:val="000D4E80"/>
    <w:rsid w:val="000D605A"/>
    <w:rsid w:val="00142FD3"/>
    <w:rsid w:val="00144723"/>
    <w:rsid w:val="0018046F"/>
    <w:rsid w:val="001E17F5"/>
    <w:rsid w:val="001E757E"/>
    <w:rsid w:val="0026198A"/>
    <w:rsid w:val="002A0F90"/>
    <w:rsid w:val="00311AB9"/>
    <w:rsid w:val="0032039A"/>
    <w:rsid w:val="00330EEA"/>
    <w:rsid w:val="00370F33"/>
    <w:rsid w:val="003E73C2"/>
    <w:rsid w:val="00424F02"/>
    <w:rsid w:val="00426334"/>
    <w:rsid w:val="004840B2"/>
    <w:rsid w:val="004942B7"/>
    <w:rsid w:val="004D771F"/>
    <w:rsid w:val="004E541D"/>
    <w:rsid w:val="00566ABB"/>
    <w:rsid w:val="005B60CE"/>
    <w:rsid w:val="005F2B7B"/>
    <w:rsid w:val="00611ED0"/>
    <w:rsid w:val="00662215"/>
    <w:rsid w:val="006875F5"/>
    <w:rsid w:val="0073169F"/>
    <w:rsid w:val="008035C8"/>
    <w:rsid w:val="00822591"/>
    <w:rsid w:val="008463BB"/>
    <w:rsid w:val="00861172"/>
    <w:rsid w:val="008C60EE"/>
    <w:rsid w:val="008D4196"/>
    <w:rsid w:val="008F1351"/>
    <w:rsid w:val="009373C2"/>
    <w:rsid w:val="00974F06"/>
    <w:rsid w:val="009C1BDD"/>
    <w:rsid w:val="00A0175D"/>
    <w:rsid w:val="00A035D9"/>
    <w:rsid w:val="00A067C8"/>
    <w:rsid w:val="00A06FDC"/>
    <w:rsid w:val="00A142AA"/>
    <w:rsid w:val="00A213E4"/>
    <w:rsid w:val="00A27909"/>
    <w:rsid w:val="00A4290D"/>
    <w:rsid w:val="00A77724"/>
    <w:rsid w:val="00AB67E9"/>
    <w:rsid w:val="00B32017"/>
    <w:rsid w:val="00B9231D"/>
    <w:rsid w:val="00C53FA4"/>
    <w:rsid w:val="00C76369"/>
    <w:rsid w:val="00C92B56"/>
    <w:rsid w:val="00D312E4"/>
    <w:rsid w:val="00D3523E"/>
    <w:rsid w:val="00D81295"/>
    <w:rsid w:val="00DA1308"/>
    <w:rsid w:val="00DE44FA"/>
    <w:rsid w:val="00E221F0"/>
    <w:rsid w:val="00E41B12"/>
    <w:rsid w:val="00E514AD"/>
    <w:rsid w:val="00E87890"/>
    <w:rsid w:val="00EC02B3"/>
    <w:rsid w:val="00ED4E75"/>
    <w:rsid w:val="00F80F7B"/>
    <w:rsid w:val="00FA628B"/>
    <w:rsid w:val="00FA64E4"/>
    <w:rsid w:val="00FA731E"/>
    <w:rsid w:val="00FC7093"/>
    <w:rsid w:val="00FF7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AAE86"/>
  <w15:chartTrackingRefBased/>
  <w15:docId w15:val="{C34B9E46-1E4E-426E-9563-ADE3BE92A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4E7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777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7772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77724"/>
    <w:rPr>
      <w:rFonts w:ascii="Courier New" w:eastAsia="Times New Roman" w:hAnsi="Courier New" w:cs="Courier New"/>
      <w:sz w:val="20"/>
      <w:szCs w:val="20"/>
    </w:rPr>
  </w:style>
  <w:style w:type="character" w:customStyle="1" w:styleId="l0s521">
    <w:name w:val="l0s521"/>
    <w:basedOn w:val="a0"/>
    <w:rsid w:val="000A485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UnresolvedMention">
    <w:name w:val="Unresolved Mention"/>
    <w:basedOn w:val="a0"/>
    <w:uiPriority w:val="99"/>
    <w:semiHidden/>
    <w:unhideWhenUsed/>
    <w:rsid w:val="006875F5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4840B2"/>
    <w:pPr>
      <w:ind w:left="720"/>
      <w:contextualSpacing/>
    </w:pPr>
  </w:style>
  <w:style w:type="character" w:customStyle="1" w:styleId="l0s311">
    <w:name w:val="l0s311"/>
    <w:basedOn w:val="a0"/>
    <w:rsid w:val="00A067C8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A067C8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A067C8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A067C8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A067C8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4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microsoft.com/office/2011/relationships/people" Target="peop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s://docs.abapgit.org/guide-install.html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29</Pages>
  <Words>7264</Words>
  <Characters>4141</Characters>
  <Application>Microsoft Office Word</Application>
  <DocSecurity>0</DocSecurity>
  <Lines>34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sadfasdf</dc:creator>
  <cp:keywords/>
  <dc:description/>
  <cp:lastModifiedBy>Нина Дугиль</cp:lastModifiedBy>
  <cp:revision>2</cp:revision>
  <dcterms:created xsi:type="dcterms:W3CDTF">2020-02-10T10:48:00Z</dcterms:created>
  <dcterms:modified xsi:type="dcterms:W3CDTF">2020-02-10T10:48:00Z</dcterms:modified>
</cp:coreProperties>
</file>